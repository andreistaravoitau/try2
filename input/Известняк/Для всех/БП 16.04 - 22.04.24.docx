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spacing w:line="276" w:lineRule="auto"/>
        <w:jc w:val="left"/>
        <w:rPr>
          <w:rFonts w:ascii="Cambria" w:cs="Cambria" w:eastAsia="Cambria" w:hAnsi="Cambria"/>
          <w:b w:val="1"/>
          <w:sz w:val="28"/>
          <w:szCs w:val="28"/>
        </w:rPr>
      </w:pPr>
      <w:bookmarkStart w:colFirst="0" w:colLast="0" w:name="_s8r7yoithq4f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spacing w:line="276" w:lineRule="auto"/>
        <w:jc w:val="left"/>
        <w:rPr/>
      </w:pPr>
      <w:bookmarkStart w:colFirst="0" w:colLast="0" w:name="_gjdgxs" w:id="1"/>
      <w:bookmarkEnd w:id="1"/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Боевой план на неделю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spacing w:line="276" w:lineRule="auto"/>
        <w:jc w:val="center"/>
        <w:rPr/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РУКОВОДИТЕЛЯ ОТДЕЛЕНИЯ</w:t>
      </w:r>
      <w:r w:rsidDel="00000000" w:rsidR="00000000" w:rsidRPr="00000000">
        <w:rPr>
          <w:rtl w:val="0"/>
        </w:rPr>
      </w:r>
    </w:p>
    <w:tbl>
      <w:tblPr>
        <w:tblStyle w:val="Table1"/>
        <w:tblW w:w="10590.0" w:type="dxa"/>
        <w:jc w:val="left"/>
        <w:tblInd w:w="-324.00000000000006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400"/>
      </w:tblPr>
      <w:tblGrid>
        <w:gridCol w:w="3180"/>
        <w:gridCol w:w="3975"/>
        <w:gridCol w:w="3435"/>
        <w:tblGridChange w:id="0">
          <w:tblGrid>
            <w:gridCol w:w="3180"/>
            <w:gridCol w:w="3975"/>
            <w:gridCol w:w="3435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4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ПЕРИОД 16.04 - 22.04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5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ФИО Волошина Алла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auto" w:val="clear"/>
            <w:tcMar>
              <w:left w:w="93.0" w:type="dxa"/>
            </w:tcMar>
          </w:tcPr>
          <w:p w:rsidR="00000000" w:rsidDel="00000000" w:rsidP="00000000" w:rsidRDefault="00000000" w:rsidRPr="00000000" w14:paraId="00000006">
            <w:pPr>
              <w:keepNext w:val="1"/>
              <w:spacing w:before="120" w:line="240" w:lineRule="auto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ПОСТ  РО1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keepNext w:val="1"/>
        <w:widowControl w:val="0"/>
        <w:spacing w:after="120" w:before="120" w:line="240" w:lineRule="auto"/>
        <w:rPr/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СТАТИСТИКИ:</w:t>
      </w:r>
      <w:r w:rsidDel="00000000" w:rsidR="00000000" w:rsidRPr="00000000">
        <w:rPr>
          <w:rtl w:val="0"/>
        </w:rPr>
      </w:r>
    </w:p>
    <w:tbl>
      <w:tblPr>
        <w:tblStyle w:val="Table2"/>
        <w:tblW w:w="10410.0" w:type="dxa"/>
        <w:jc w:val="left"/>
        <w:tblInd w:w="-403.00000000000006" w:type="dxa"/>
        <w:tblBorders>
          <w:top w:color="999999" w:space="0" w:sz="8" w:val="single"/>
          <w:left w:color="999999" w:space="0" w:sz="8" w:val="single"/>
          <w:bottom w:color="00000a" w:space="0" w:sz="4" w:val="single"/>
          <w:right w:color="999999" w:space="0" w:sz="8" w:val="single"/>
          <w:insideH w:color="00000a" w:space="0" w:sz="4" w:val="single"/>
          <w:insideV w:color="999999" w:space="0" w:sz="8" w:val="single"/>
        </w:tblBorders>
        <w:tblLayout w:type="fixed"/>
        <w:tblLook w:val="0000"/>
      </w:tblPr>
      <w:tblGrid>
        <w:gridCol w:w="435"/>
        <w:gridCol w:w="5745"/>
        <w:gridCol w:w="765"/>
        <w:gridCol w:w="750"/>
        <w:gridCol w:w="795"/>
        <w:gridCol w:w="1185"/>
        <w:gridCol w:w="735"/>
        <w:tblGridChange w:id="0">
          <w:tblGrid>
            <w:gridCol w:w="435"/>
            <w:gridCol w:w="5745"/>
            <w:gridCol w:w="765"/>
            <w:gridCol w:w="750"/>
            <w:gridCol w:w="795"/>
            <w:gridCol w:w="1185"/>
            <w:gridCol w:w="73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Название статистики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Ед. изм.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прошлой недели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% выполнения квоты прошлой недели</w:t>
            </w:r>
          </w:p>
        </w:tc>
        <w:tc>
          <w:tcPr>
            <w:vMerge w:val="restart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keepNext w:val="1"/>
              <w:widowControl w:val="0"/>
              <w:spacing w:line="240" w:lineRule="auto"/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Квота текущей недели</w:t>
            </w:r>
          </w:p>
        </w:tc>
      </w:tr>
      <w:tr>
        <w:trPr>
          <w:cantSplit w:val="0"/>
          <w:trHeight w:val="80" w:hRule="atLeast"/>
          <w:tblHeader w:val="0"/>
        </w:trPr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999999" w:space="0" w:sz="8" w:val="single"/>
              <w:left w:color="999999" w:space="0" w:sz="8" w:val="single"/>
              <w:bottom w:color="00000a" w:space="0" w:sz="4" w:val="single"/>
              <w:right w:color="999999" w:space="0" w:sz="8" w:val="single"/>
            </w:tcBorders>
            <w:shd w:fill="auto" w:val="clear"/>
            <w:tcMar>
              <w:left w:w="11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6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7">
            <w:pPr>
              <w:keepNext w:val="1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Количество сотрудников с выполненной квотой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8">
            <w:pPr>
              <w:keepNext w:val="1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кол-во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9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66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1A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B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91%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C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D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E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1F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0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1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2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3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4">
            <w:pPr>
              <w:keepNext w:val="1"/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Cambria" w:cs="Cambria" w:eastAsia="Cambria" w:hAnsi="Cambria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5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6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7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73.0" w:type="dxa"/>
            </w:tcMar>
          </w:tcPr>
          <w:p w:rsidR="00000000" w:rsidDel="00000000" w:rsidP="00000000" w:rsidRDefault="00000000" w:rsidRPr="00000000" w14:paraId="00000028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9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11.0" w:type="dxa"/>
            </w:tcMar>
          </w:tcPr>
          <w:p w:rsidR="00000000" w:rsidDel="00000000" w:rsidP="00000000" w:rsidRDefault="00000000" w:rsidRPr="00000000" w14:paraId="0000002A">
            <w:pPr>
              <w:keepNext w:val="1"/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keepNext w:val="1"/>
        <w:widowControl w:val="0"/>
        <w:spacing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РЕГУЛЯРНЫЕ ЗАДАЧИ: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1"/>
        <w:spacing w:line="276" w:lineRule="auto"/>
        <w:ind w:hanging="227"/>
        <w:jc w:val="both"/>
        <w:rPr/>
      </w:pPr>
      <w:r w:rsidDel="00000000" w:rsidR="00000000" w:rsidRPr="00000000">
        <w:rPr>
          <w:rFonts w:ascii="Trebuchet MS" w:cs="Trebuchet MS" w:eastAsia="Trebuchet MS" w:hAnsi="Trebuchet MS"/>
          <w:sz w:val="16"/>
          <w:szCs w:val="16"/>
          <w:rtl w:val="0"/>
        </w:rPr>
        <w:t xml:space="preserve">*В колонке “Время план” серым цветом установлено рекомендованное время, исходя из опыта выполнения административных задач.</w:t>
      </w:r>
      <w:r w:rsidDel="00000000" w:rsidR="00000000" w:rsidRPr="00000000">
        <w:rPr>
          <w:rtl w:val="0"/>
        </w:rPr>
      </w:r>
    </w:p>
    <w:tbl>
      <w:tblPr>
        <w:tblStyle w:val="Table3"/>
        <w:tblW w:w="10575.0" w:type="dxa"/>
        <w:jc w:val="left"/>
        <w:tblInd w:w="-554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600"/>
      </w:tblPr>
      <w:tblGrid>
        <w:gridCol w:w="495"/>
        <w:gridCol w:w="3825"/>
        <w:gridCol w:w="3870"/>
        <w:gridCol w:w="750"/>
        <w:gridCol w:w="690"/>
        <w:gridCol w:w="945"/>
        <w:tblGridChange w:id="0">
          <w:tblGrid>
            <w:gridCol w:w="495"/>
            <w:gridCol w:w="3825"/>
            <w:gridCol w:w="3870"/>
            <w:gridCol w:w="750"/>
            <w:gridCol w:w="690"/>
            <w:gridCol w:w="9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ЗАДАЧИ(выполнено/не выполнено)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4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Провести ежедневную инспекцию по  отчетам сотрудников. Сформировать свой отчет по выполнению квот.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5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Предоставлен отчет по выполнению квот.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6">
            <w:pPr>
              <w:keepNext w:val="1"/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keepNext w:val="1"/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A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Принимать участие в ежедневной утренней координации с руководителем.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3B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Предоставленный отчет о выполненных задачах за предыдущий день и одобренный у руководителя план на день.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C">
            <w:pPr>
              <w:keepNext w:val="1"/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3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0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Принимать участие в ежедневной утренней координации с подчиненными.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1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Предоставленные отчеты о выполненных задачах за предыдущий день подчиненных и одобренные их планы на день.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2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     1.5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1,5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6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Участвовать в общем собрании персонала среда 16:30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7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Осведомленность в отношении состояния дел в компании и общих приоритетов.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8">
            <w:pPr>
              <w:keepNext w:val="1"/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C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Проводить ежедневную инспекцию по отчетам, фотоотчетам, планам на день и неделю.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4D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Отчеты всех сотрудников по планам на день должны быть составлены согласно регламенту компании и отправлены в срок.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4E">
            <w:pPr>
              <w:keepNext w:val="1"/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6.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2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Проводить еженедельную  инспекцию.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3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Отчеты всех сотрудников по планам на день должны быть составлены согласно регламенту компании и отправлены в срок.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4">
            <w:pPr>
              <w:keepNext w:val="1"/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7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7.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8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Участвовать в рекомендательном совете.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59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Полученная информация о ситуации в компании.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A">
            <w:pPr>
              <w:keepNext w:val="1"/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5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18"/>
                <w:szCs w:val="18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18"/>
                <w:szCs w:val="18"/>
                <w:rtl w:val="0"/>
              </w:rPr>
              <w:t xml:space="preserve">8.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31.0" w:type="dxa"/>
            </w:tcMar>
          </w:tcPr>
          <w:p w:rsidR="00000000" w:rsidDel="00000000" w:rsidP="00000000" w:rsidRDefault="00000000" w:rsidRPr="00000000" w14:paraId="0000005E">
            <w:pPr>
              <w:keepNext w:val="1"/>
              <w:widowControl w:val="0"/>
              <w:spacing w:line="240" w:lineRule="auto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Участвовать в совете по качеству.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5F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Полученная информация о ситуации в компании.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</w:tcPr>
          <w:p w:rsidR="00000000" w:rsidDel="00000000" w:rsidP="00000000" w:rsidRDefault="00000000" w:rsidRPr="00000000" w14:paraId="00000060">
            <w:pPr>
              <w:keepNext w:val="1"/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3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ОБУЧЕНИЮ: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A">
            <w:pPr>
              <w:widowControl w:val="0"/>
              <w:spacing w:line="274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Курс По школьной стипендии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B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Усвоенный материал по курсу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D">
            <w:pPr>
              <w:keepNext w:val="1"/>
              <w:widowControl w:val="0"/>
              <w:spacing w:line="240" w:lineRule="auto"/>
              <w:ind w:right="4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6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0">
            <w:pPr>
              <w:widowControl w:val="0"/>
              <w:spacing w:line="274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Книга А. Высоцкого “Финансовое планирование”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1">
            <w:pPr>
              <w:keepNext w:val="1"/>
              <w:widowControl w:val="0"/>
              <w:spacing w:line="240" w:lineRule="auto"/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highlight w:val="white"/>
                <w:rtl w:val="0"/>
              </w:rPr>
              <w:t xml:space="preserve">Усвоенный материал по курсу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50.0" w:type="dxa"/>
              <w:left w:w="20.0" w:type="dxa"/>
              <w:bottom w:w="50.0" w:type="dxa"/>
              <w:right w:w="50.0" w:type="dxa"/>
            </w:tcMar>
          </w:tcPr>
          <w:p w:rsidR="00000000" w:rsidDel="00000000" w:rsidP="00000000" w:rsidRDefault="00000000" w:rsidRPr="00000000" w14:paraId="0000007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</w:tbl>
    <w:p w:rsidR="00000000" w:rsidDel="00000000" w:rsidP="00000000" w:rsidRDefault="00000000" w:rsidRPr="00000000" w14:paraId="00000075">
      <w:pPr>
        <w:keepNext w:val="1"/>
        <w:widowControl w:val="0"/>
        <w:spacing w:before="200" w:line="240" w:lineRule="auto"/>
        <w:jc w:val="right"/>
        <w:rPr/>
      </w:pPr>
      <w:r w:rsidDel="00000000" w:rsidR="00000000" w:rsidRPr="00000000">
        <w:rPr>
          <w:rFonts w:ascii="Trebuchet MS" w:cs="Trebuchet MS" w:eastAsia="Trebuchet MS" w:hAnsi="Trebuchet MS"/>
          <w:b w:val="1"/>
          <w:sz w:val="20"/>
          <w:szCs w:val="20"/>
          <w:rtl w:val="0"/>
        </w:rPr>
        <w:t xml:space="preserve">ИТОГО ВРЕМЯ ПО РЕГУЛЯРНЫМ ЗАДАЧАМ: 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____22___</w:t>
      </w:r>
      <w:r w:rsidDel="00000000" w:rsidR="00000000" w:rsidRPr="00000000">
        <w:rPr>
          <w:rFonts w:ascii="Trebuchet MS" w:cs="Trebuchet MS" w:eastAsia="Trebuchet MS" w:hAnsi="Trebuchet MS"/>
          <w:b w:val="1"/>
          <w:sz w:val="12"/>
          <w:szCs w:val="12"/>
          <w:rtl w:val="0"/>
        </w:rPr>
        <w:t xml:space="preserve">________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/ФАКТ_______22_______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1"/>
        <w:spacing w:line="276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ДЕЙСТВИЯ НА НЕДЕЛЮ:</w:t>
      </w:r>
      <w:r w:rsidDel="00000000" w:rsidR="00000000" w:rsidRPr="00000000">
        <w:rPr>
          <w:rtl w:val="0"/>
        </w:rPr>
      </w:r>
    </w:p>
    <w:tbl>
      <w:tblPr>
        <w:tblStyle w:val="Table4"/>
        <w:tblW w:w="10665.0" w:type="dxa"/>
        <w:jc w:val="left"/>
        <w:tblInd w:w="-603.0" w:type="dxa"/>
        <w:tblBorders>
          <w:top w:color="999999" w:space="0" w:sz="8" w:val="single"/>
          <w:left w:color="999999" w:space="0" w:sz="8" w:val="single"/>
          <w:bottom w:color="999999" w:space="0" w:sz="8" w:val="single"/>
          <w:right w:color="999999" w:space="0" w:sz="8" w:val="single"/>
          <w:insideH w:color="999999" w:space="0" w:sz="8" w:val="single"/>
          <w:insideV w:color="999999" w:space="0" w:sz="8" w:val="single"/>
        </w:tblBorders>
        <w:tblLayout w:type="fixed"/>
        <w:tblLook w:val="0600"/>
      </w:tblPr>
      <w:tblGrid>
        <w:gridCol w:w="585"/>
        <w:gridCol w:w="3780"/>
        <w:gridCol w:w="3855"/>
        <w:gridCol w:w="780"/>
        <w:gridCol w:w="810"/>
        <w:gridCol w:w="855"/>
        <w:tblGridChange w:id="0">
          <w:tblGrid>
            <w:gridCol w:w="585"/>
            <w:gridCol w:w="3780"/>
            <w:gridCol w:w="3855"/>
            <w:gridCol w:w="780"/>
            <w:gridCol w:w="810"/>
            <w:gridCol w:w="855"/>
          </w:tblGrid>
        </w:tblGridChange>
      </w:tblGrid>
      <w:tr>
        <w:trPr>
          <w:cantSplit w:val="0"/>
          <w:trHeight w:val="1230" w:hRule="atLeast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Arimo" w:cs="Arimo" w:eastAsia="Arimo" w:hAnsi="Arimo"/>
                <w:b w:val="1"/>
                <w:sz w:val="16"/>
                <w:szCs w:val="16"/>
                <w:rtl w:val="0"/>
              </w:rPr>
              <w:t xml:space="preserve">№ пп.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ЗАДАЧА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ПРОДУКТ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ПЛАН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ВРЕМЯ ФАКТ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keepNext w:val="1"/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6"/>
                <w:szCs w:val="16"/>
                <w:rtl w:val="0"/>
              </w:rPr>
              <w:t xml:space="preserve">СТАТуС ЗАДАЧИ(выполнено/не выполнено)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D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1.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E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Найм НО11, Каменец. ИС стажера Старичка В.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7F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Сотрудник, который выполнил задачи по БП, самостоятельно работает с программой введения в должность.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0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1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left w:w="21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4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Найм НО10Б.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5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Сотрудник, который выполнил задачи по БП, самостоятельно работает с программой введения в должность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8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A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Найм НО2, стажер Смык О.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B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Стажер вышел из ИС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E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8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0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Бухгалтер по первичной документации.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1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Сотрудник, который выполнил задачи по БП, самостоятельно работает с программой введения в должность.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4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6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Утвердить ЗРС по отпуску для сотрудников производства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7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Утверждена ЗРС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A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C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Утвердить регламент по оплате труда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D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Утвержден регламент по оплате труда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E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9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0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не 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7. 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2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Утвердить справочник статистик - финансовое отделение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3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color w:val="151515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color w:val="151515"/>
                <w:sz w:val="20"/>
                <w:szCs w:val="20"/>
                <w:highlight w:val="white"/>
                <w:rtl w:val="0"/>
              </w:rPr>
              <w:t xml:space="preserve">Утвержден справочник статистик - финансовое отделение.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4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6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не 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8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Практическое занятие с РО1 УК Эффективное увольнение сотрудника.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9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Владею методикой увольнения по перформии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A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C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E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Таблица по кадровому резерву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AF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В таблице актуальные данные на сегодняшний момент.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0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2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4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Бухгалтер на аутсорсе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5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Получена обратная связь от кандидата. Проведены собеседования на вакансию.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7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8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A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Армада (юрист ) консультирование по нововведениям по ТЦК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B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Получена информация от Армады (юриста ) по ТЦК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E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B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0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Провести инспекции по п. 8а папки должности сотрудников.</w:t>
            </w:r>
          </w:p>
        </w:tc>
        <w:tc>
          <w:tcPr>
            <w:tcBorders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4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1">
            <w:pPr>
              <w:keepNext w:val="1"/>
              <w:widowControl w:val="0"/>
              <w:spacing w:line="240" w:lineRule="auto"/>
              <w:ind w:right="4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t xml:space="preserve">Поставлены задачи по устранению выявленных отклонений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2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3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4">
            <w:pPr>
              <w:keepNext w:val="1"/>
              <w:widowControl w:val="0"/>
              <w:spacing w:line="240" w:lineRule="auto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выполнено</w:t>
            </w:r>
          </w:p>
        </w:tc>
      </w:tr>
      <w:tr>
        <w:trPr>
          <w:cantSplit w:val="0"/>
          <w:tblHeader w:val="0"/>
        </w:trPr>
        <w:tc>
          <w:tcPr>
            <w:gridSpan w:val="6"/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5">
            <w:pPr>
              <w:keepNext w:val="1"/>
              <w:widowControl w:val="0"/>
              <w:spacing w:line="240" w:lineRule="auto"/>
              <w:ind w:right="4"/>
              <w:rPr/>
            </w:pPr>
            <w:r w:rsidDel="00000000" w:rsidR="00000000" w:rsidRPr="00000000">
              <w:rPr>
                <w:rFonts w:ascii="Trebuchet MS" w:cs="Trebuchet MS" w:eastAsia="Trebuchet MS" w:hAnsi="Trebuchet MS"/>
                <w:b w:val="1"/>
                <w:sz w:val="18"/>
                <w:szCs w:val="18"/>
                <w:rtl w:val="0"/>
              </w:rPr>
              <w:t xml:space="preserve">ЗАДАЧИ ПО ПРОГРАММАМ И ПРОЕКТАМ: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C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333333"/>
                <w:sz w:val="18"/>
                <w:szCs w:val="18"/>
                <w:shd w:fill="eef2f4" w:val="clear"/>
                <w:rtl w:val="0"/>
              </w:rPr>
              <w:t xml:space="preserve">Программа по устранению отклонений в компании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0"/>
                <w:szCs w:val="20"/>
                <w:rtl w:val="0"/>
              </w:rPr>
              <w:br w:type="textWrapping"/>
              <w:t xml:space="preserve">https://corp.vba.com.ua/company/personal/user/574/tasks/task/view/155529/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D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br w:type="textWrapping"/>
              <w:t xml:space="preserve">Постановка на пост главного инженера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E">
            <w:pPr>
              <w:keepNext w:val="1"/>
              <w:widowControl w:val="0"/>
              <w:spacing w:line="240" w:lineRule="auto"/>
              <w:ind w:right="4"/>
              <w:jc w:val="center"/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CF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0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1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</w:t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2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2"/>
                <w:szCs w:val="2"/>
              </w:rPr>
            </w:pPr>
            <w:r w:rsidDel="00000000" w:rsidR="00000000" w:rsidRPr="00000000">
              <w:rPr>
                <w:rFonts w:ascii="Roboto" w:cs="Roboto" w:eastAsia="Roboto" w:hAnsi="Roboto"/>
                <w:color w:val="333333"/>
                <w:sz w:val="17"/>
                <w:szCs w:val="17"/>
                <w:shd w:fill="eef2f4" w:val="clear"/>
                <w:rtl w:val="0"/>
              </w:rPr>
              <w:t xml:space="preserve">Заново поставить на пост работников производства, начиная с ИТР</w:t>
              <w:br w:type="textWrapping"/>
              <w:t xml:space="preserve">https://corp.vba.com.ua/company/personal/user/574/tasks/task/view/66212/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3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Trebuchet MS" w:cs="Trebuchet MS" w:eastAsia="Trebuchet MS" w:hAnsi="Trebuchet MS"/>
                <w:i w:val="1"/>
                <w:sz w:val="20"/>
                <w:szCs w:val="20"/>
                <w:rtl w:val="0"/>
              </w:rPr>
              <w:t xml:space="preserve"> Просчет мотивации для мех. службы</w:t>
            </w:r>
          </w:p>
          <w:p w:rsidR="00000000" w:rsidDel="00000000" w:rsidP="00000000" w:rsidRDefault="00000000" w:rsidRPr="00000000" w14:paraId="000000D4">
            <w:pPr>
              <w:keepNext w:val="1"/>
              <w:widowControl w:val="0"/>
              <w:spacing w:line="240" w:lineRule="auto"/>
              <w:ind w:right="4"/>
              <w:rPr>
                <w:rFonts w:ascii="Trebuchet MS" w:cs="Trebuchet MS" w:eastAsia="Trebuchet MS" w:hAnsi="Trebuchet MS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5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6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7">
            <w:pPr>
              <w:keepNext w:val="1"/>
              <w:widowControl w:val="0"/>
              <w:spacing w:line="240" w:lineRule="auto"/>
              <w:ind w:right="4"/>
              <w:jc w:val="center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8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9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A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B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C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68.0" w:type="dxa"/>
              <w:left w:w="38.0" w:type="dxa"/>
              <w:bottom w:w="68.0" w:type="dxa"/>
              <w:right w:w="68.0" w:type="dxa"/>
            </w:tcMar>
          </w:tcPr>
          <w:p w:rsidR="00000000" w:rsidDel="00000000" w:rsidP="00000000" w:rsidRDefault="00000000" w:rsidRPr="00000000" w14:paraId="000000DD">
            <w:pPr>
              <w:keepNext w:val="1"/>
              <w:widowControl w:val="0"/>
              <w:spacing w:line="240" w:lineRule="auto"/>
              <w:ind w:right="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E">
      <w:pPr>
        <w:keepNext w:val="1"/>
        <w:spacing w:before="200" w:line="240" w:lineRule="auto"/>
        <w:rPr>
          <w:sz w:val="18"/>
          <w:szCs w:val="18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ИТОГО ВРЕМЯ ПО ДЕЙСТВИЯМ НА НЕДЕЛЮ: __________20_______/ФАКТ_____17,5_________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1"/>
        <w:spacing w:before="200" w:lin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ИТОГО</w:t>
      </w:r>
      <w:r w:rsidDel="00000000" w:rsidR="00000000" w:rsidRPr="00000000">
        <w:rPr>
          <w:rFonts w:ascii="Trebuchet MS" w:cs="Trebuchet MS" w:eastAsia="Trebuchet MS" w:hAnsi="Trebuchet MS"/>
          <w:b w:val="1"/>
          <w:sz w:val="18"/>
          <w:szCs w:val="18"/>
          <w:rtl w:val="0"/>
        </w:rPr>
        <w:t xml:space="preserve"> ВРЕМЯ ПО ВСЕМ ЗАДАЧАМ: ____________42_________/ФАКТ___39,5___________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1"/>
        <w:widowControl w:val="0"/>
        <w:spacing w:before="200" w:line="240" w:lineRule="auto"/>
        <w:jc w:val="right"/>
        <w:rPr>
          <w:rFonts w:ascii="Trebuchet MS" w:cs="Trebuchet MS" w:eastAsia="Trebuchet MS" w:hAnsi="Trebuchet M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1"/>
        <w:spacing w:before="200" w:line="240" w:lineRule="auto"/>
        <w:rPr/>
      </w:pP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ОДОБРЕНО ИД: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_______</w:t>
      </w:r>
      <w:ins w:author="Сергей Устинов" w:id="0" w:date="2024-04-16T14:38:45Z">
        <w:r w:rsidDel="00000000" w:rsidR="00000000" w:rsidRPr="00000000">
          <w:rPr>
            <w:rFonts w:ascii="Trebuchet MS" w:cs="Trebuchet MS" w:eastAsia="Trebuchet MS" w:hAnsi="Trebuchet MS"/>
            <w:rtl w:val="0"/>
          </w:rPr>
          <w:t xml:space="preserve">утверждаю</w:t>
        </w:r>
      </w:ins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rebuchet MS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1.0" w:type="dxa"/>
        <w:left w:w="21.0" w:type="dxa"/>
        <w:bottom w:w="51.0" w:type="dxa"/>
        <w:right w:w="51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