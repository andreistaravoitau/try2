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spacing w:line="276" w:lineRule="auto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Боевой план на неделю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spacing w:line="276" w:lineRule="auto"/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РУКОВОДИТЕЛЯ ОТДЕЛЕНИЯ</w:t>
      </w:r>
      <w:r w:rsidDel="00000000" w:rsidR="00000000" w:rsidRPr="00000000">
        <w:rPr>
          <w:rtl w:val="0"/>
        </w:rPr>
      </w:r>
    </w:p>
    <w:tbl>
      <w:tblPr>
        <w:tblStyle w:val="Table1"/>
        <w:tblW w:w="10590.0" w:type="dxa"/>
        <w:jc w:val="left"/>
        <w:tblInd w:w="-324.00000000000006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3180"/>
        <w:gridCol w:w="3975"/>
        <w:gridCol w:w="3435"/>
        <w:tblGridChange w:id="0">
          <w:tblGrid>
            <w:gridCol w:w="3180"/>
            <w:gridCol w:w="3975"/>
            <w:gridCol w:w="3435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3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ПЕРИОД 26.03.24 - 01.04.24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4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ФИО Волошина Алла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5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ПОСТ  РО1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keepNext w:val="1"/>
        <w:widowControl w:val="0"/>
        <w:spacing w:after="120" w:before="120" w:line="240" w:lineRule="auto"/>
        <w:rPr/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СТАТИСТИКИ:</w:t>
      </w:r>
      <w:r w:rsidDel="00000000" w:rsidR="00000000" w:rsidRPr="00000000">
        <w:rPr>
          <w:rtl w:val="0"/>
        </w:rPr>
      </w:r>
    </w:p>
    <w:tbl>
      <w:tblPr>
        <w:tblStyle w:val="Table2"/>
        <w:tblW w:w="10410.0" w:type="dxa"/>
        <w:jc w:val="left"/>
        <w:tblInd w:w="-403.00000000000006" w:type="dxa"/>
        <w:tblBorders>
          <w:top w:color="999999" w:space="0" w:sz="8" w:val="single"/>
          <w:left w:color="999999" w:space="0" w:sz="8" w:val="single"/>
          <w:bottom w:color="00000a" w:space="0" w:sz="4" w:val="single"/>
          <w:right w:color="999999" w:space="0" w:sz="8" w:val="single"/>
          <w:insideH w:color="00000a" w:space="0" w:sz="4" w:val="single"/>
          <w:insideV w:color="999999" w:space="0" w:sz="8" w:val="single"/>
        </w:tblBorders>
        <w:tblLayout w:type="fixed"/>
        <w:tblLook w:val="0000"/>
      </w:tblPr>
      <w:tblGrid>
        <w:gridCol w:w="435"/>
        <w:gridCol w:w="5745"/>
        <w:gridCol w:w="765"/>
        <w:gridCol w:w="750"/>
        <w:gridCol w:w="795"/>
        <w:gridCol w:w="1185"/>
        <w:gridCol w:w="735"/>
        <w:tblGridChange w:id="0">
          <w:tblGrid>
            <w:gridCol w:w="435"/>
            <w:gridCol w:w="5745"/>
            <w:gridCol w:w="765"/>
            <w:gridCol w:w="750"/>
            <w:gridCol w:w="795"/>
            <w:gridCol w:w="1185"/>
            <w:gridCol w:w="73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Название статистики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Ед. изм.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прошлой недели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% выполнения квоты прошлой недели</w:t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текущей недели</w:t>
            </w:r>
          </w:p>
        </w:tc>
      </w:tr>
      <w:tr>
        <w:trPr>
          <w:cantSplit w:val="0"/>
          <w:trHeight w:val="80" w:hRule="atLeast"/>
          <w:tblHeader w:val="0"/>
        </w:trPr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5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6">
            <w:pPr>
              <w:keepNext w:val="1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Количество сотрудников с выполненной квотой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7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кол-во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8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56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19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56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A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B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C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D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E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F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20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1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2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3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4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5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6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27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8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9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keepNext w:val="1"/>
        <w:widowControl w:val="0"/>
        <w:spacing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РЕГУЛЯРНЫЕ ЗАДАЧИ: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spacing w:line="276" w:lineRule="auto"/>
        <w:ind w:hanging="227"/>
        <w:jc w:val="both"/>
        <w:rPr/>
      </w:pPr>
      <w:r w:rsidDel="00000000" w:rsidR="00000000" w:rsidRPr="00000000">
        <w:rPr>
          <w:rFonts w:ascii="Trebuchet MS" w:cs="Trebuchet MS" w:eastAsia="Trebuchet MS" w:hAnsi="Trebuchet MS"/>
          <w:sz w:val="16"/>
          <w:szCs w:val="16"/>
          <w:rtl w:val="0"/>
        </w:rPr>
        <w:t xml:space="preserve">*В колонке “Время план” серым цветом установлено рекомендованное время, исходя из опыта выполнения административных задач.</w:t>
      </w:r>
      <w:r w:rsidDel="00000000" w:rsidR="00000000" w:rsidRPr="00000000">
        <w:rPr>
          <w:rtl w:val="0"/>
        </w:rPr>
      </w:r>
    </w:p>
    <w:tbl>
      <w:tblPr>
        <w:tblStyle w:val="Table3"/>
        <w:tblW w:w="10575.0" w:type="dxa"/>
        <w:jc w:val="left"/>
        <w:tblInd w:w="-554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600"/>
      </w:tblPr>
      <w:tblGrid>
        <w:gridCol w:w="495"/>
        <w:gridCol w:w="3825"/>
        <w:gridCol w:w="3870"/>
        <w:gridCol w:w="750"/>
        <w:gridCol w:w="690"/>
        <w:gridCol w:w="945"/>
        <w:tblGridChange w:id="0">
          <w:tblGrid>
            <w:gridCol w:w="495"/>
            <w:gridCol w:w="3825"/>
            <w:gridCol w:w="3870"/>
            <w:gridCol w:w="750"/>
            <w:gridCol w:w="690"/>
            <w:gridCol w:w="9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ЗАДАЧИ(выполнено/не выполнено)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3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Провести ежедневную инспекцию по  отчетам сотрудников. Сформировать свой отчет по выполнению квот.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4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Предоставлен отчет по выполнению квот.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5">
            <w:pPr>
              <w:keepNext w:val="1"/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1"/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9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Принимать участие в ежедневной утренней координации с руководителем.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A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Предоставленный отчет о выполненных задачах за предыдущий день и одобренный у руководителя план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B">
            <w:pPr>
              <w:keepNext w:val="1"/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F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Принимать участие в ежедневной утренней координации с подчиненными.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0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Предоставленные отчеты о выполненных задачах за предыдущий день подчиненных и одобренные их планы на день.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1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    1.5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5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Участвовать в общем собрании персонала среда 16:30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6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Осведомленность в отношении состояния дел в компании и общих приоритетов.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7">
            <w:pPr>
              <w:keepNext w:val="1"/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B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Проводить ежедневную инспекцию по отчетам, фотоотчетам, планам на день и неделю.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C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Отчеты всех сотрудников по планам на день должны быть составлены согласно регламенту компании и отправлены в срок.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D">
            <w:pPr>
              <w:keepNext w:val="1"/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6.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1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Проводить еженедельную  инспекцию.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2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Отчеты всех сотрудников по планам на день должны быть составлены согласно регламенту компании и отправлены в срок.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3">
            <w:pPr>
              <w:keepNext w:val="1"/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keepNext w:val="1"/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7.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7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Участвовать в рекомендательном совете.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58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Полученная информация о ситуации в компании.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9">
            <w:pPr>
              <w:keepNext w:val="1"/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D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Участвовать в совете по качеству.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5E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Полученная информация о ситуации в компании.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F">
            <w:pPr>
              <w:keepNext w:val="1"/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3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Утвердить БП для НО2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4">
            <w:pPr>
              <w:keepNext w:val="1"/>
              <w:widowControl w:val="0"/>
              <w:spacing w:line="240" w:lineRule="auto"/>
              <w:ind w:right="68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Утвержденное БП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8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rtl w:val="0"/>
              </w:rPr>
              <w:t xml:space="preserve">ЗАДАЧИ ПО ОБУЧЕНИЮ: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E">
            <w:pPr>
              <w:keepNext w:val="1"/>
              <w:widowControl w:val="0"/>
              <w:numPr>
                <w:ilvl w:val="0"/>
                <w:numId w:val="1"/>
              </w:numPr>
              <w:spacing w:line="240" w:lineRule="auto"/>
              <w:ind w:left="720" w:right="4" w:hanging="360"/>
              <w:jc w:val="center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F">
            <w:pPr>
              <w:widowControl w:val="0"/>
              <w:spacing w:line="274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Пройти обучение по бизнес процессам на плаформе СДО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0">
            <w:pPr>
              <w:widowControl w:val="0"/>
              <w:spacing w:line="274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Усвоенный материал по курсу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4">
            <w:pPr>
              <w:keepNext w:val="1"/>
              <w:widowControl w:val="0"/>
              <w:spacing w:line="240" w:lineRule="auto"/>
              <w:ind w:left="720" w:right="4" w:hanging="36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5">
            <w:pPr>
              <w:widowControl w:val="0"/>
              <w:spacing w:line="274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 Пройти обучение по 13 ЗП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6">
            <w:pPr>
              <w:widowControl w:val="0"/>
              <w:spacing w:line="274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Усвоенный материал по курсу.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</w:tbl>
    <w:p w:rsidR="00000000" w:rsidDel="00000000" w:rsidP="00000000" w:rsidRDefault="00000000" w:rsidRPr="00000000" w14:paraId="0000007A">
      <w:pPr>
        <w:keepNext w:val="1"/>
        <w:widowControl w:val="0"/>
        <w:spacing w:before="200" w:line="240" w:lineRule="auto"/>
        <w:jc w:val="right"/>
        <w:rPr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РЕГУЛЯРНЫМ ЗАДАЧАМ: 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_______</w:t>
      </w:r>
      <w:r w:rsidDel="00000000" w:rsidR="00000000" w:rsidRPr="00000000">
        <w:rPr>
          <w:rFonts w:ascii="Trebuchet MS" w:cs="Trebuchet MS" w:eastAsia="Trebuchet MS" w:hAnsi="Trebuchet MS"/>
          <w:b w:val="1"/>
          <w:sz w:val="24"/>
          <w:szCs w:val="24"/>
          <w:rtl w:val="0"/>
        </w:rPr>
        <w:t xml:space="preserve">21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/ФАКТ____20__________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1"/>
        <w:spacing w:line="276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ДЕЙСТВИЯ НА НЕДЕЛЮ:</w:t>
      </w:r>
      <w:r w:rsidDel="00000000" w:rsidR="00000000" w:rsidRPr="00000000">
        <w:rPr>
          <w:rtl w:val="0"/>
        </w:rPr>
      </w:r>
    </w:p>
    <w:tbl>
      <w:tblPr>
        <w:tblStyle w:val="Table4"/>
        <w:tblW w:w="10665.0" w:type="dxa"/>
        <w:jc w:val="left"/>
        <w:tblInd w:w="-603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600"/>
      </w:tblPr>
      <w:tblGrid>
        <w:gridCol w:w="585"/>
        <w:gridCol w:w="3780"/>
        <w:gridCol w:w="3855"/>
        <w:gridCol w:w="780"/>
        <w:gridCol w:w="810"/>
        <w:gridCol w:w="855"/>
        <w:tblGridChange w:id="0">
          <w:tblGrid>
            <w:gridCol w:w="585"/>
            <w:gridCol w:w="3780"/>
            <w:gridCol w:w="3855"/>
            <w:gridCol w:w="780"/>
            <w:gridCol w:w="810"/>
            <w:gridCol w:w="855"/>
          </w:tblGrid>
        </w:tblGridChange>
      </w:tblGrid>
      <w:tr>
        <w:trPr>
          <w:cantSplit w:val="0"/>
          <w:trHeight w:val="1230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ЗАДАЧИ(выполнено/не выполнено)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2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3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Найм НО11, Мелиоративное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4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color w:val="1515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Сотрудник, который выполнил задачи по БП, самостоятельно работает с программой введения в должность.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5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9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Найм НО11, Каменец. ИС стажера Старичка 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A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Сотрудник, который выполнил задачи по БП, самостоятельно работает с программой введения в должность.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D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F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Найм НО10Б.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0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Сотрудник, который выполнил задачи по БП, самостоятельно работает с программой введения в должность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3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5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Найм НО2, стажер Смык О.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6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Сотрудник, который выполнил задачи по БП, самостоятельно работает с программой введения в должность.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9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B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Бухгалтер по первичной документации.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C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Сотрудник, который выполнил задачи по БП, самостоятельно работает с программой введения в должность.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F">
            <w:pPr>
              <w:keepNext w:val="1"/>
              <w:widowControl w:val="0"/>
              <w:spacing w:line="240" w:lineRule="auto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1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ЗРС по 13 ЗП на текущий год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2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ЗРС утверждена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5">
            <w:pPr>
              <w:keepNext w:val="1"/>
              <w:widowControl w:val="0"/>
              <w:spacing w:line="240" w:lineRule="auto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не 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7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Обучение по 13 ЗП для сотрудников компании.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8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Сотрудники прошли обучение. Усвоили материал по курсу.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B">
            <w:pPr>
              <w:keepNext w:val="1"/>
              <w:widowControl w:val="0"/>
              <w:spacing w:line="240" w:lineRule="auto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не 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D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Мотивация для мех.службы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E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color w:val="1515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color w:val="151515"/>
                <w:sz w:val="20"/>
                <w:szCs w:val="20"/>
                <w:highlight w:val="white"/>
                <w:rtl w:val="0"/>
              </w:rPr>
              <w:t xml:space="preserve">Презентована концепция  по мотивации для мех.службы. Одобрена.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1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3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Перевод НО8 и Но9 на квоты по ГСД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4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 Утверждена ЗРС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7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не 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9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Утвердить штатное расписание на 01.04.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A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Утверждено.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D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F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Перевод сотрудников на Промснаб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0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Официально оформленные сотрудники переведены.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3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5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Сформировать таблицу по введенным в должность сотрудникам (все сотрудники компании) согласно статистики Ро1 Баллы за введенных в должность сотрудников.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6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Таблица сформирована.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9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не 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B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Сделать в Битрикс шаблон “Программа по введению в должность сотрудника”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C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Шаблон составлен в Битрикс.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F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0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rtl w:val="0"/>
              </w:rPr>
              <w:t xml:space="preserve">ЗАДАЧИ ПО ПРОГРАММАМ И ПРОЕКТАМ: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333333"/>
                <w:sz w:val="18"/>
                <w:szCs w:val="18"/>
                <w:shd w:fill="eef2f4" w:val="clear"/>
                <w:rtl w:val="0"/>
              </w:rPr>
              <w:t xml:space="preserve">Программа по устранению отклонений в компании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br w:type="textWrapping"/>
              <w:t xml:space="preserve">https://corp.vba.com.ua/company/personal/user/574/tasks/task/view/155529/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8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br w:type="textWrapping"/>
              <w:t xml:space="preserve">Найм НО11, МЛ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B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Проект по 13 ЗП</w:t>
              <w:br w:type="textWrapping"/>
              <w:t xml:space="preserve">https://corp.vba.com.ua/company/personal/user/574/tasks/task/view/189068/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E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ЗРС по 13 ЗП на текущий год</w:t>
              <w:br w:type="textWrapping"/>
              <w:t xml:space="preserve">Обучение по 13 ЗП для сотрудников компании.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3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"/>
                <w:szCs w:val="2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sz w:val="17"/>
                <w:szCs w:val="17"/>
                <w:shd w:fill="eef2f4" w:val="clear"/>
                <w:rtl w:val="0"/>
              </w:rPr>
              <w:t xml:space="preserve">Заново поставить на пост работников производства, начиная с ИТР</w:t>
              <w:br w:type="textWrapping"/>
              <w:t xml:space="preserve">https://corp.vba.com.ua/company/personal/user/574/tasks/task/view/66212/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4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Сформировать таблицу по введенным в должность сотрудникам (все сотрудники компании) согласно статистики Ро1 Баллы за введенных в должность сотрудников.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E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8">
      <w:pPr>
        <w:keepNext w:val="1"/>
        <w:spacing w:before="200" w:line="240" w:lineRule="auto"/>
        <w:rPr>
          <w:sz w:val="18"/>
          <w:szCs w:val="1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ИТОГО ВРЕМЯ ПО ДЕЙСТВИЯМ НА НЕДЕЛЮ: ______16_______/ФАКТ_____16___________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1"/>
        <w:spacing w:before="200" w:lin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ИТОГО ВРЕМЯ ПО ВСЕМ ЗАДАЧАМ: ______36_________/ФАКТ___36___________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1"/>
        <w:widowControl w:val="0"/>
        <w:spacing w:before="200" w:line="240" w:lineRule="auto"/>
        <w:jc w:val="right"/>
        <w:rPr>
          <w:rFonts w:ascii="Trebuchet MS" w:cs="Trebuchet MS" w:eastAsia="Trebuchet MS" w:hAnsi="Trebuchet M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1"/>
        <w:spacing w:before="200"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ОДОБРЕНО ИД: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______</w:t>
      </w:r>
      <w:ins w:author="Сергей Устинов" w:id="0" w:date="2024-03-26T15:19:32Z">
        <w:r w:rsidDel="00000000" w:rsidR="00000000" w:rsidRPr="00000000">
          <w:rPr>
            <w:rFonts w:ascii="Trebuchet MS" w:cs="Trebuchet MS" w:eastAsia="Trebuchet MS" w:hAnsi="Trebuchet MS"/>
            <w:rtl w:val="0"/>
          </w:rPr>
          <w:t xml:space="preserve">утверждаю</w:t>
        </w:r>
      </w:ins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1"/>
        <w:spacing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rebuchet MS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