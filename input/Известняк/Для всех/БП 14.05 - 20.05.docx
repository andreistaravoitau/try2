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spacing w:line="276" w:lineRule="auto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Боевой план на неделю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spacing w:line="276" w:lineRule="auto"/>
        <w:jc w:val="center"/>
        <w:rPr/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РУКОВОДИТЕЛЯ </w:t>
      </w:r>
      <w:r w:rsidDel="00000000" w:rsidR="00000000" w:rsidRPr="00000000">
        <w:rPr>
          <w:rtl w:val="0"/>
        </w:rPr>
      </w:r>
    </w:p>
    <w:tbl>
      <w:tblPr>
        <w:tblStyle w:val="Table1"/>
        <w:tblW w:w="10736.0" w:type="dxa"/>
        <w:jc w:val="left"/>
        <w:tblInd w:w="-324.00000000000006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400"/>
      </w:tblPr>
      <w:tblGrid>
        <w:gridCol w:w="3175"/>
        <w:gridCol w:w="3982"/>
        <w:gridCol w:w="3579"/>
        <w:tblGridChange w:id="0">
          <w:tblGrid>
            <w:gridCol w:w="3175"/>
            <w:gridCol w:w="3982"/>
            <w:gridCol w:w="3579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3.0" w:type="dxa"/>
            </w:tcMar>
          </w:tcPr>
          <w:p w:rsidR="00000000" w:rsidDel="00000000" w:rsidP="00000000" w:rsidRDefault="00000000" w:rsidRPr="00000000" w14:paraId="00000003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ПЕРИОД 14.05 - 20.05.24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3.0" w:type="dxa"/>
            </w:tcMar>
          </w:tcPr>
          <w:p w:rsidR="00000000" w:rsidDel="00000000" w:rsidP="00000000" w:rsidRDefault="00000000" w:rsidRPr="00000000" w14:paraId="00000004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ФИО Волошина Алла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3.0" w:type="dxa"/>
            </w:tcMar>
          </w:tcPr>
          <w:p w:rsidR="00000000" w:rsidDel="00000000" w:rsidP="00000000" w:rsidRDefault="00000000" w:rsidRPr="00000000" w14:paraId="00000005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ПОСТ РО1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keepNext w:val="1"/>
        <w:widowControl w:val="0"/>
        <w:spacing w:after="120" w:before="120" w:line="240" w:lineRule="auto"/>
        <w:rPr/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СТАТИСТИКИ:</w:t>
      </w:r>
      <w:r w:rsidDel="00000000" w:rsidR="00000000" w:rsidRPr="00000000">
        <w:rPr>
          <w:rtl w:val="0"/>
        </w:rPr>
      </w:r>
    </w:p>
    <w:tbl>
      <w:tblPr>
        <w:tblStyle w:val="Table2"/>
        <w:tblW w:w="10860.0" w:type="dxa"/>
        <w:jc w:val="left"/>
        <w:tblInd w:w="-403.00000000000006" w:type="dxa"/>
        <w:tblBorders>
          <w:top w:color="999999" w:space="0" w:sz="8" w:val="single"/>
          <w:left w:color="999999" w:space="0" w:sz="8" w:val="single"/>
          <w:bottom w:color="00000a" w:space="0" w:sz="4" w:val="single"/>
          <w:right w:color="999999" w:space="0" w:sz="8" w:val="single"/>
          <w:insideH w:color="00000a" w:space="0" w:sz="4" w:val="single"/>
          <w:insideV w:color="999999" w:space="0" w:sz="8" w:val="single"/>
        </w:tblBorders>
        <w:tblLayout w:type="fixed"/>
        <w:tblLook w:val="0000"/>
      </w:tblPr>
      <w:tblGrid>
        <w:gridCol w:w="428"/>
        <w:gridCol w:w="5746"/>
        <w:gridCol w:w="761"/>
        <w:gridCol w:w="748"/>
        <w:gridCol w:w="801"/>
        <w:gridCol w:w="1188"/>
        <w:gridCol w:w="1188"/>
        <w:tblGridChange w:id="0">
          <w:tblGrid>
            <w:gridCol w:w="428"/>
            <w:gridCol w:w="5746"/>
            <w:gridCol w:w="761"/>
            <w:gridCol w:w="748"/>
            <w:gridCol w:w="801"/>
            <w:gridCol w:w="1188"/>
            <w:gridCol w:w="1188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Название статистики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Ед. изм.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Квота прошлой недели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keepNext w:val="1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% выполнения квоты прошлой недели</w:t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keepNext w:val="1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Квота текущей недели</w:t>
            </w:r>
          </w:p>
        </w:tc>
      </w:tr>
      <w:tr>
        <w:trPr>
          <w:cantSplit w:val="0"/>
          <w:trHeight w:val="80" w:hRule="atLeast"/>
          <w:tblHeader w:val="0"/>
        </w:trPr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5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6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ГСД</w:t>
            </w: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: </w:t>
            </w:r>
            <w:r w:rsidDel="00000000" w:rsidR="00000000" w:rsidRPr="00000000">
              <w:rPr>
                <w:b w:val="1"/>
                <w:rtl w:val="0"/>
              </w:rPr>
              <w:t xml:space="preserve">Количество сотрудников с выполненной квотой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7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8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66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</w:tcPr>
          <w:p w:rsidR="00000000" w:rsidDel="00000000" w:rsidP="00000000" w:rsidRDefault="00000000" w:rsidRPr="00000000" w14:paraId="00000019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66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A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B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C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D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E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F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</w:tcPr>
          <w:p w:rsidR="00000000" w:rsidDel="00000000" w:rsidP="00000000" w:rsidRDefault="00000000" w:rsidRPr="00000000" w14:paraId="00000020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1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2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3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4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5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6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</w:tcPr>
          <w:p w:rsidR="00000000" w:rsidDel="00000000" w:rsidP="00000000" w:rsidRDefault="00000000" w:rsidRPr="00000000" w14:paraId="00000027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8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9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A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B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C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D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</w:tcPr>
          <w:p w:rsidR="00000000" w:rsidDel="00000000" w:rsidP="00000000" w:rsidRDefault="00000000" w:rsidRPr="00000000" w14:paraId="0000002E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F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30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keepNext w:val="1"/>
        <w:widowControl w:val="0"/>
        <w:spacing w:line="240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РЕГУЛЯРНЫЕ ЗАДАЧИ: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1"/>
        <w:spacing w:line="276" w:lineRule="auto"/>
        <w:ind w:hanging="227"/>
        <w:jc w:val="both"/>
        <w:rPr/>
      </w:pPr>
      <w:r w:rsidDel="00000000" w:rsidR="00000000" w:rsidRPr="00000000">
        <w:rPr>
          <w:rFonts w:ascii="Trebuchet MS" w:cs="Trebuchet MS" w:eastAsia="Trebuchet MS" w:hAnsi="Trebuchet MS"/>
          <w:sz w:val="16"/>
          <w:szCs w:val="16"/>
          <w:rtl w:val="0"/>
        </w:rPr>
        <w:t xml:space="preserve">*В колонке “Время план” серым цветом установлено рекомендованное время, исходя из опыта выполнения административных задач.</w:t>
      </w:r>
      <w:r w:rsidDel="00000000" w:rsidR="00000000" w:rsidRPr="00000000">
        <w:rPr>
          <w:rtl w:val="0"/>
        </w:rPr>
      </w:r>
    </w:p>
    <w:tbl>
      <w:tblPr>
        <w:tblStyle w:val="Table3"/>
        <w:tblW w:w="10984.0" w:type="dxa"/>
        <w:jc w:val="left"/>
        <w:tblInd w:w="-554.0" w:type="dxa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600"/>
      </w:tblPr>
      <w:tblGrid>
        <w:gridCol w:w="501"/>
        <w:gridCol w:w="3803"/>
        <w:gridCol w:w="3851"/>
        <w:gridCol w:w="785"/>
        <w:gridCol w:w="806"/>
        <w:gridCol w:w="1238"/>
        <w:tblGridChange w:id="0">
          <w:tblGrid>
            <w:gridCol w:w="501"/>
            <w:gridCol w:w="3803"/>
            <w:gridCol w:w="3851"/>
            <w:gridCol w:w="785"/>
            <w:gridCol w:w="806"/>
            <w:gridCol w:w="12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rtl w:val="0"/>
              </w:rPr>
              <w:t xml:space="preserve">№ пп.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ЗАДАЧА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СТАТУС ЗАДАЧИ(выполнено/не выполнено)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A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Обработать входящую коммуникацию, поставить в план отложенные задачи.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B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Обработанные входящие письма. Список задач на день.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keepNext w:val="1"/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2.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0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Составить план на день (согласовать встречи и координации).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1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Письменный план на день.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keepNext w:val="1"/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6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Принять участие в ежедневной координации с руководителем.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7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Предоставленный отчет за предыдущий отчетный день и одобренный у руководителя план на будущий отчетный день.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</w:t>
            </w:r>
            <w:r w:rsidDel="00000000" w:rsidR="00000000" w:rsidRPr="00000000">
              <w:rPr>
                <w:rtl w:val="0"/>
              </w:rPr>
              <w:t xml:space="preserve">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4.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C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Провести утреннюю координацию с подчиненными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D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Полученный отчет за предыдущий отчетный день и утвержденный план задач на будущий отчетный день подчиненных. Предоставленный фотоотчет в группу в Телеграмм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keepNext w:val="1"/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1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5.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2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Предоставить отчет по выполнению квоты в Телеграмм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3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Предоставленный актуальный отчет по выполнению квоты согласно правил компаний.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</w:t>
            </w:r>
            <w:r w:rsidDel="00000000" w:rsidR="00000000" w:rsidRPr="00000000">
              <w:rPr>
                <w:rtl w:val="0"/>
              </w:rPr>
              <w:t xml:space="preserve">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7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6.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8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Подвести еженедельные статистики.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9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Актуальные графики статистик.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 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keepNext w:val="1"/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D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7.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E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Составить план на неделю.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F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Составленный план на неделю с действиями по достижению квоты и задачами по выполнению стратегических программ.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0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keepNext w:val="1"/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3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8.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4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Предоставить отчет по пройденному обучению и дополнению папки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5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Утвержденный у руководителя повышающий коэффициент за пройденное обучение и дополнение папки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 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keepNext w:val="1"/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не 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9.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A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Подготовить заказы на приобретение. . Утвердить заказы на приобретение подчиненных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B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Готовые заказы на приобретение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 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keepNext w:val="1"/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10.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0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Участвовать в общем собрании персонала.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1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Осведомленность в отношении состояния дел в компании и общих приоритетов.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keepNext w:val="1"/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18"/>
                <w:szCs w:val="18"/>
                <w:rtl w:val="0"/>
              </w:rPr>
              <w:t xml:space="preserve">11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6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Подготовиться к Совету по качеству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8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Выявленные отклонения в работе компании, записанные в протокол  Совета по качеству.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keepNext w:val="1"/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12.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D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Участвовать в Совете по качеству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F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Решения по выявленным отклонениям в работе компании. Как больше не допускать такие отклонения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0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</w:t>
            </w:r>
            <w:r w:rsidDel="00000000" w:rsidR="00000000" w:rsidRPr="00000000">
              <w:rPr>
                <w:rtl w:val="0"/>
              </w:rPr>
              <w:t xml:space="preserve">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3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4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Составить план подразделения на четыре и более недели.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5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Общий план работы отделения на четыре и более недели, с задачами по выполнению квот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14.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A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Участвовать в рекомендательном совете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B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Согласованные действия всех подразделений на устранение узкого места компании, общий план работы компании по достижению недельной квоты, одобренные платежи.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keepNext w:val="1"/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15.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90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Участвовать в собрании с владельцем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91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Полученные ответы на вопросы у владельца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9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16.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6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Внести дополнений в папку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7">
            <w:pPr>
              <w:keepNext w:val="1"/>
              <w:widowControl w:val="0"/>
              <w:spacing w:line="240" w:lineRule="auto"/>
              <w:ind w:right="68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Актуальная и полная папка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8">
            <w:pPr>
              <w:keepNext w:val="1"/>
              <w:widowControl w:val="0"/>
              <w:spacing w:line="240" w:lineRule="auto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</w:t>
            </w:r>
            <w:r w:rsidDel="00000000" w:rsidR="00000000" w:rsidRPr="00000000">
              <w:rPr>
                <w:rtl w:val="0"/>
              </w:rPr>
              <w:t xml:space="preserve">о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B">
            <w:pPr>
              <w:keepNext w:val="1"/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8"/>
                <w:szCs w:val="18"/>
                <w:rtl w:val="0"/>
              </w:rPr>
              <w:t xml:space="preserve">ЗАДАЧИ ПО ОБУЧЕНИЮ: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1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17.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Пройти обучение по ИП </w:t>
            </w:r>
            <w:r w:rsidDel="00000000" w:rsidR="00000000" w:rsidRPr="00000000">
              <w:rPr>
                <w:rFonts w:ascii="Roboto" w:cs="Roboto" w:eastAsia="Roboto" w:hAnsi="Roboto"/>
                <w:i w:val="1"/>
                <w:color w:val="333333"/>
                <w:sz w:val="18"/>
                <w:szCs w:val="18"/>
                <w:shd w:fill="eef2f4" w:val="clear"/>
                <w:rtl w:val="0"/>
              </w:rPr>
              <w:t xml:space="preserve">Правила получения дипломов, грамот и наград для компании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3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Усвоенный материал по курсу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6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выполнено</w:t>
            </w:r>
          </w:p>
        </w:tc>
      </w:tr>
    </w:tbl>
    <w:p w:rsidR="00000000" w:rsidDel="00000000" w:rsidP="00000000" w:rsidRDefault="00000000" w:rsidRPr="00000000" w14:paraId="000000A7">
      <w:pPr>
        <w:keepNext w:val="1"/>
        <w:widowControl w:val="0"/>
        <w:spacing w:before="200" w:line="240" w:lineRule="auto"/>
        <w:jc w:val="right"/>
        <w:rPr/>
      </w:pP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ИТОГО ВРЕМЯ ПО РЕГУЛЯРНЫМ ЗАДАЧАМ: 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____________</w:t>
      </w:r>
      <w:r w:rsidDel="00000000" w:rsidR="00000000" w:rsidRPr="00000000">
        <w:rPr>
          <w:rFonts w:ascii="Trebuchet MS" w:cs="Trebuchet MS" w:eastAsia="Trebuchet MS" w:hAnsi="Trebuchet MS"/>
          <w:b w:val="1"/>
          <w:sz w:val="24"/>
          <w:szCs w:val="24"/>
          <w:rtl w:val="0"/>
        </w:rPr>
        <w:t xml:space="preserve">_17 ч </w:t>
      </w: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/ФАКТ__________________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1"/>
        <w:spacing w:line="276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ДЕЙСТВИЯ НА НЕДЕЛЮ:</w:t>
      </w:r>
      <w:r w:rsidDel="00000000" w:rsidR="00000000" w:rsidRPr="00000000">
        <w:rPr>
          <w:rtl w:val="0"/>
        </w:rPr>
      </w:r>
    </w:p>
    <w:tbl>
      <w:tblPr>
        <w:tblStyle w:val="Table4"/>
        <w:tblW w:w="11051.000000000002" w:type="dxa"/>
        <w:jc w:val="left"/>
        <w:tblInd w:w="-603.0" w:type="dxa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600"/>
      </w:tblPr>
      <w:tblGrid>
        <w:gridCol w:w="570"/>
        <w:gridCol w:w="3801"/>
        <w:gridCol w:w="3851"/>
        <w:gridCol w:w="787"/>
        <w:gridCol w:w="804"/>
        <w:gridCol w:w="1238"/>
        <w:tblGridChange w:id="0">
          <w:tblGrid>
            <w:gridCol w:w="570"/>
            <w:gridCol w:w="3801"/>
            <w:gridCol w:w="3851"/>
            <w:gridCol w:w="787"/>
            <w:gridCol w:w="804"/>
            <w:gridCol w:w="12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rtl w:val="0"/>
              </w:rPr>
              <w:t xml:space="preserve">№ пп.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ЗАДАЧА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СТАТуС ЗАДАЧИ(выполнено/не выполнено)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0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18"/>
                <w:szCs w:val="18"/>
                <w:rtl w:val="0"/>
              </w:rPr>
              <w:t xml:space="preserve">Найм НО11, Каменец. ИС стажера Старичка В.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1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18"/>
                <w:szCs w:val="18"/>
                <w:rtl w:val="0"/>
              </w:rPr>
              <w:t xml:space="preserve">Сотрудник, который выполнил задачи по БП, самостоятельно работает с программой введения в должность.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4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6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18"/>
                <w:szCs w:val="18"/>
                <w:rtl w:val="0"/>
              </w:rPr>
              <w:t xml:space="preserve">Найм НО10Б.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7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18"/>
                <w:szCs w:val="18"/>
                <w:rtl w:val="0"/>
              </w:rPr>
              <w:t xml:space="preserve">Сотрудник, который выполнил задачи по БП, самостоятельно работает с программой введения в должность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8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A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C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Составить НФ на увольнение Мельник Влада НО10Б Каменец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D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color w:val="151515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color w:val="151515"/>
                <w:sz w:val="18"/>
                <w:szCs w:val="18"/>
                <w:highlight w:val="white"/>
                <w:rtl w:val="0"/>
              </w:rPr>
              <w:t xml:space="preserve">Направляющая форма составлена в Битрикс. Задачи закрываются согласно программы.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E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0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2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Найм Но10Б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3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color w:val="151515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color w:val="151515"/>
                <w:sz w:val="18"/>
                <w:szCs w:val="18"/>
                <w:highlight w:val="white"/>
                <w:rtl w:val="0"/>
              </w:rPr>
              <w:t xml:space="preserve">Составлена заявка на найм. Размещено обїявление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4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6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8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Найм НО10б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9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color w:val="151515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color w:val="151515"/>
                <w:sz w:val="18"/>
                <w:szCs w:val="18"/>
                <w:highlight w:val="white"/>
                <w:rtl w:val="0"/>
              </w:rPr>
              <w:t xml:space="preserve">Проведено 3 собеседования. Кандидат отвечающий заявке на найм приглашен на повторное собеседование.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A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C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E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Утвердить справочник статистик - финансовое отделение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F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color w:val="151515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color w:val="151515"/>
                <w:sz w:val="18"/>
                <w:szCs w:val="18"/>
                <w:highlight w:val="white"/>
                <w:rtl w:val="0"/>
              </w:rPr>
              <w:t xml:space="preserve">Разработана статистика совместно с Ро3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0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2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не 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4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Дополнение папки должности сотрудников ( устранение выявленных отклонений п. 8а)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5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color w:val="151515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color w:val="151515"/>
                <w:sz w:val="18"/>
                <w:szCs w:val="18"/>
                <w:highlight w:val="white"/>
                <w:rtl w:val="0"/>
              </w:rPr>
              <w:t xml:space="preserve">Закрытые задачи сотрудников ( 2 сотрудника)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6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8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A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Найм ГИ Каменец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B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Проведено 5 собеседований на вакансию. Кандидаты отвечающие заявке на найм переданы РО4.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C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E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0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Найм ГИ Каменец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1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Провести повторное собеседование на вакансию ГИ. Кандидат отвечающий заявке на найм.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2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4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6">
            <w:pPr>
              <w:keepNext w:val="1"/>
              <w:widowControl w:val="0"/>
              <w:spacing w:line="240" w:lineRule="auto"/>
              <w:ind w:right="4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18"/>
                <w:szCs w:val="18"/>
                <w:rtl w:val="0"/>
              </w:rPr>
              <w:t xml:space="preserve">Утвердить регламент по оплате труда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7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Внесены комментарии после обсуждения на РС. РО ознакомлены с новой версией регламента.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8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</w:t>
            </w:r>
            <w:r w:rsidDel="00000000" w:rsidR="00000000" w:rsidRPr="00000000">
              <w:rPr>
                <w:rtl w:val="0"/>
              </w:rPr>
              <w:t xml:space="preserve">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C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Женщины на производстве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D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Определены вакансии на которые можно нанять женщин.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0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2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Утвердить п 8 в регламенте по составлении папки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3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Утвержден п 8 в регламенте по папке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6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не 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8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Провести опрос среди сотрудников производства : кто хочет пожить временно на производстве ( условия будут созданні).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9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Получені данніе по опросу.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C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E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Найм операторов производственной линии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F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Проведено 10 собеседований. Кандидаты отвечающие заявке на найм приглашены на повторное собеседование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2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3">
            <w:pPr>
              <w:keepNext w:val="1"/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8"/>
                <w:szCs w:val="18"/>
                <w:rtl w:val="0"/>
              </w:rPr>
              <w:t xml:space="preserve">ЗАДАЧИ ПО ПРОГРАММАМ И ПРОЕКТАМ: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A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"/>
                <w:szCs w:val="2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  <w:sz w:val="17"/>
                <w:szCs w:val="17"/>
                <w:shd w:fill="eef2f4" w:val="clear"/>
                <w:rtl w:val="0"/>
              </w:rPr>
              <w:t xml:space="preserve">Заново поставить на пост работников производства, начиная с ИТР</w:t>
              <w:br w:type="textWrapping"/>
              <w:t xml:space="preserve">https://corp.vba.com.ua/company/personal/user/574/tasks/task/view/66212/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B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 Просчет мотивации для мех. службы</w:t>
            </w:r>
          </w:p>
          <w:p w:rsidR="00000000" w:rsidDel="00000000" w:rsidP="00000000" w:rsidRDefault="00000000" w:rsidRPr="00000000" w14:paraId="0000010C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1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333333"/>
                <w:sz w:val="18"/>
                <w:szCs w:val="18"/>
                <w:shd w:fill="eef2f4" w:val="clear"/>
                <w:rtl w:val="0"/>
              </w:rPr>
              <w:t xml:space="preserve">Программа по устранению отклонений в компании</w:t>
            </w: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br w:type="textWrapping"/>
              <w:t xml:space="preserve">https://corp.vba.com.ua/company/personal/user/574/tasks/task/view/155529/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2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br w:type="textWrapping"/>
              <w:t xml:space="preserve">Найм главного инженера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C">
      <w:pPr>
        <w:keepNext w:val="1"/>
        <w:spacing w:before="200" w:line="240" w:lineRule="auto"/>
        <w:rPr>
          <w:sz w:val="18"/>
          <w:szCs w:val="1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ИТОГО ВРЕМЯ ПО ДЕЙСТВИЯМ НА НЕДЕЛЮ: ________________20,5_________/ФАКТ_______21,5___________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1"/>
        <w:spacing w:before="200" w:lin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    </w:t>
      </w: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ИТОГО ВРЕМЯ ПО ВСЕМ ЗАДАЧАМ: ________37,5_______/ФАКТ_________38,5________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1"/>
        <w:widowControl w:val="0"/>
        <w:spacing w:before="200" w:line="240" w:lineRule="auto"/>
        <w:jc w:val="right"/>
        <w:rPr>
          <w:rFonts w:ascii="Trebuchet MS" w:cs="Trebuchet MS" w:eastAsia="Trebuchet MS" w:hAnsi="Trebuchet M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1"/>
        <w:spacing w:before="200" w:line="240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ОДОБРЕНО ИД: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_____</w:t>
      </w:r>
      <w:ins w:author="Сергей Устинов" w:id="0" w:date="2024-05-14T14:48:16Z">
        <w:r w:rsidDel="00000000" w:rsidR="00000000" w:rsidRPr="00000000">
          <w:rPr>
            <w:rFonts w:ascii="Trebuchet MS" w:cs="Trebuchet MS" w:eastAsia="Trebuchet MS" w:hAnsi="Trebuchet MS"/>
            <w:rtl w:val="0"/>
          </w:rPr>
          <w:t xml:space="preserve">утверждаю</w:t>
        </w:r>
      </w:ins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Trebuchet MS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