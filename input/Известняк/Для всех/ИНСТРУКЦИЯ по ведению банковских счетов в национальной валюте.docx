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ИНСТРУКЦИЯ по ведению банковских счетов в национальной валюте</w:t>
        </w:r>
      </w:ins>
    </w:p>
    <w:p w:rsidR="00000000" w:rsidDel="00000000" w:rsidP="00000000" w:rsidRDefault="00000000" w:rsidRPr="00000000" w14:paraId="00000002">
      <w:pPr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after="240" w:before="240" w:line="276" w:lineRule="auto"/>
        <w:ind w:firstLine="70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Каждое утро до 10.00 необходимо разнести банк в 1с Управленка и свести банковские остатки. Для этого:</w:t>
        </w:r>
      </w:ins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after="240" w:before="240" w:line="276" w:lineRule="auto"/>
        <w:ind w:firstLine="70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1. Заходим в Прокредитбанк на сайте https://ibank.procreditbank.com.ua/web/ и совершаем вход в клиент-банк с помощью ключа (рис. 1):</w:t>
        </w:r>
      </w:ins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4162503" cy="3038948"/>
              <wp:effectExtent b="0" l="0" r="0" t="0"/>
              <wp:docPr id="10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2503" cy="303894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6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Рис.1 Вход в клиент-банк</w:t>
        </w:r>
      </w:ins>
    </w:p>
    <w:p w:rsidR="00000000" w:rsidDel="00000000" w:rsidP="00000000" w:rsidRDefault="00000000" w:rsidRPr="00000000" w14:paraId="00000007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2. Формируем выписку по текущему счету за предыдущий банковский день (рис.2):</w:t>
        </w:r>
      </w:ins>
    </w:p>
    <w:p w:rsidR="00000000" w:rsidDel="00000000" w:rsidP="00000000" w:rsidRDefault="00000000" w:rsidRPr="00000000" w14:paraId="00000008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5592127" cy="2464479"/>
              <wp:effectExtent b="0" l="0" r="0" t="0"/>
              <wp:docPr id="1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92127" cy="246447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9">
      <w:pPr>
        <w:tabs>
          <w:tab w:val="left" w:leader="none" w:pos="284"/>
        </w:tabs>
        <w:spacing w:after="240" w:before="240" w:line="276" w:lineRule="auto"/>
        <w:ind w:firstLine="720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Рис.2 Формирование выписки в клиент-банке</w:t>
        </w:r>
      </w:ins>
    </w:p>
    <w:p w:rsidR="00000000" w:rsidDel="00000000" w:rsidP="00000000" w:rsidRDefault="00000000" w:rsidRPr="00000000" w14:paraId="0000000A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3. Сохраняем выписку в формате dbf (рис.3-4):</w:t>
        </w:r>
      </w:ins>
    </w:p>
    <w:p w:rsidR="00000000" w:rsidDel="00000000" w:rsidP="00000000" w:rsidRDefault="00000000" w:rsidRPr="00000000" w14:paraId="0000000B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5587838" cy="2149168"/>
              <wp:effectExtent b="0" l="0" r="0" t="0"/>
              <wp:docPr id="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7838" cy="214916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C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Рис.3 Выгрузка выписки в формате dbf</w:t>
        </w:r>
      </w:ins>
    </w:p>
    <w:p w:rsidR="00000000" w:rsidDel="00000000" w:rsidP="00000000" w:rsidRDefault="00000000" w:rsidRPr="00000000" w14:paraId="0000000D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3505746" cy="2466052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05746" cy="246605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E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Рис.4 Сохранение выписки в формате dbf</w:t>
        </w:r>
      </w:ins>
    </w:p>
    <w:p w:rsidR="00000000" w:rsidDel="00000000" w:rsidP="00000000" w:rsidRDefault="00000000" w:rsidRPr="00000000" w14:paraId="0000000F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Имя файла должно быть export.dbf. Данный файл сохраняем себе на компьютер, затем переносим на удаленку в общую папку на диске Z:\Банковские выписки\Известняк.</w:t>
        </w:r>
      </w:ins>
    </w:p>
    <w:p w:rsidR="00000000" w:rsidDel="00000000" w:rsidP="00000000" w:rsidRDefault="00000000" w:rsidRPr="00000000" w14:paraId="00000010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4. Заходим в 1с Управленка, нажимаем Деньги - Движение денег - Создать. Выбираем дату, организацию и текущий счет. После нажимаем на кнопку "Обработать выписку Прокредитбанка (рис. 5):</w:t>
        </w:r>
      </w:ins>
    </w:p>
    <w:p w:rsidR="00000000" w:rsidDel="00000000" w:rsidP="00000000" w:rsidRDefault="00000000" w:rsidRPr="00000000" w14:paraId="00000011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5581650" cy="2190750"/>
              <wp:effectExtent b="0" l="0" r="0" t="0"/>
              <wp:docPr id="7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1650" cy="219075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2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Рис. 5 Втягивание выписки Прокредитбанка в 1с Управленка</w:t>
        </w:r>
      </w:ins>
    </w:p>
    <w:p w:rsidR="00000000" w:rsidDel="00000000" w:rsidP="00000000" w:rsidRDefault="00000000" w:rsidRPr="00000000" w14:paraId="00000013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Далее выбираем файл export.dbf из папки Известняк\Банковские выписки на диске Z.  Выписка затянется в 1С как показано на рис.6.</w:t>
        </w:r>
      </w:ins>
    </w:p>
    <w:p w:rsidR="00000000" w:rsidDel="00000000" w:rsidP="00000000" w:rsidRDefault="00000000" w:rsidRPr="00000000" w14:paraId="00000014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5731200" cy="2044700"/>
              <wp:effectExtent b="0" l="0" r="0" t="0"/>
              <wp:docPr id="1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044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5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Рис.6 Выписка Прокредитбанка в 1с Управленка</w:t>
        </w:r>
      </w:ins>
    </w:p>
    <w:p w:rsidR="00000000" w:rsidDel="00000000" w:rsidP="00000000" w:rsidRDefault="00000000" w:rsidRPr="00000000" w14:paraId="00000016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5. В выписке нужно оставить только движения денег с видом операции "Приход" и Статьей "Оплата от покупателей". Остальные движения денег удаляем.</w:t>
        </w:r>
      </w:ins>
    </w:p>
    <w:p w:rsidR="00000000" w:rsidDel="00000000" w:rsidP="00000000" w:rsidRDefault="00000000" w:rsidRPr="00000000" w14:paraId="00000017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Исключение - разнесение денег от продажи валюты. Необходимо выбрать статью “Оплата от покупателей”. Пример разнесения денег от продажи валюты показано на рисунке ниже:</w:t>
        </w:r>
      </w:ins>
    </w:p>
    <w:p w:rsidR="00000000" w:rsidDel="00000000" w:rsidP="00000000" w:rsidRDefault="00000000" w:rsidRPr="00000000" w14:paraId="00000018">
      <w:pPr>
        <w:tabs>
          <w:tab w:val="left" w:leader="none" w:pos="284"/>
        </w:tabs>
        <w:spacing w:after="240" w:before="240" w:line="276" w:lineRule="auto"/>
        <w:ind w:firstLine="141.73228346456688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5731200" cy="2159000"/>
              <wp:effectExtent b="0" l="0" r="0" t="0"/>
              <wp:docPr id="3" name="image10.jpg"/>
              <a:graphic>
                <a:graphicData uri="http://schemas.openxmlformats.org/drawingml/2006/picture">
                  <pic:pic>
                    <pic:nvPicPr>
                      <pic:cNvPr id="0" name="image10.jpg"/>
                      <pic:cNvPicPr preferRelativeResize="0"/>
                    </pic:nvPicPr>
                    <pic:blipFill>
                      <a:blip r:embed="rId12"/>
                      <a:srcRect b="3951" l="0" r="0" t="39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159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9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6. Далее необходимо свести банковские остатки по текущему счету. Для этого все движения денег связанные с фин помощью компании ВБА разносим следующим образом: Деньги - Движение денег - Создать. Выбираем дату, организацию и текущий счет. На рис. 7 показан пример разнесения платежного поручения входящего по фин помощи, на рис. 8 показан пример разнесения платежного поручения исходящего по фин помощи.</w:t>
        </w:r>
      </w:ins>
    </w:p>
    <w:p w:rsidR="00000000" w:rsidDel="00000000" w:rsidP="00000000" w:rsidRDefault="00000000" w:rsidRPr="00000000" w14:paraId="0000001A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5731200" cy="1511300"/>
              <wp:effectExtent b="0" l="0" r="0" t="0"/>
              <wp:docPr id="4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1511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B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Рис. 7 Пример разнесения платежного поручения входящего по фин помощи компании ВБА</w:t>
        </w:r>
      </w:ins>
    </w:p>
    <w:p w:rsidR="00000000" w:rsidDel="00000000" w:rsidP="00000000" w:rsidRDefault="00000000" w:rsidRPr="00000000" w14:paraId="0000001C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5731200" cy="1600200"/>
              <wp:effectExtent b="0" l="0" r="0" t="0"/>
              <wp:docPr id="8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1600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D">
      <w:pPr>
        <w:tabs>
          <w:tab w:val="left" w:leader="none" w:pos="284"/>
        </w:tabs>
        <w:spacing w:after="240" w:before="240" w:line="276" w:lineRule="auto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Рис. 8 Пример разнесения платежного поручения исходящего по фин помощи компании ВБА</w:t>
        </w:r>
      </w:ins>
    </w:p>
    <w:p w:rsidR="00000000" w:rsidDel="00000000" w:rsidP="00000000" w:rsidRDefault="00000000" w:rsidRPr="00000000" w14:paraId="0000001E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7. Все платежные поручения, связанные с переводом средств между собственными счетами разносятся с помощью "Перемещения денежных средств". Для этого выбираем Деньги - Перемещение денежных средств - Создать. Заполняем как показано на примере на рис.9.</w:t>
        </w:r>
      </w:ins>
    </w:p>
    <w:p w:rsidR="00000000" w:rsidDel="00000000" w:rsidP="00000000" w:rsidRDefault="00000000" w:rsidRPr="00000000" w14:paraId="0000001F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5731200" cy="1701800"/>
              <wp:effectExtent b="0" l="0" r="0" t="0"/>
              <wp:docPr id="1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1701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0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Рис.9 Пример заполнения перемещения денежных средств между счетами организации</w:t>
        </w:r>
      </w:ins>
    </w:p>
    <w:p w:rsidR="00000000" w:rsidDel="00000000" w:rsidP="00000000" w:rsidRDefault="00000000" w:rsidRPr="00000000" w14:paraId="00000021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8. Проверяем остатки по банковским счетам в разделе Деньги - Отчеты Денежные средства. Выбираем период - предыдущий банковский день и нажимаем Сформировать (рис. 10). Конечный остаток по счетам должен совпадать с остатками в банковской выписке клиент-банка.</w:t>
        </w:r>
      </w:ins>
    </w:p>
    <w:p w:rsidR="00000000" w:rsidDel="00000000" w:rsidP="00000000" w:rsidRDefault="00000000" w:rsidRPr="00000000" w14:paraId="00000022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3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4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5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5731200" cy="1447800"/>
              <wp:effectExtent b="0" l="0" r="0" t="0"/>
              <wp:docPr id="9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1447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6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Рис. 10 Сверка банковских остатков</w:t>
        </w:r>
      </w:ins>
    </w:p>
    <w:p w:rsidR="00000000" w:rsidDel="00000000" w:rsidP="00000000" w:rsidRDefault="00000000" w:rsidRPr="00000000" w14:paraId="00000027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После разнесения банка в 1с Управленка НО9 разносит банк в 1с Бухгалтерия с помощью обработки Банк и касса - Дополнительные обработки -  Обмін з банком (рис. 11).</w:t>
        </w:r>
      </w:ins>
    </w:p>
    <w:p w:rsidR="00000000" w:rsidDel="00000000" w:rsidP="00000000" w:rsidRDefault="00000000" w:rsidRPr="00000000" w14:paraId="00000028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Актуальные юрлица на 04.07.22г. по ФОП Морозу и Компании ВБА сворачивает остатки РСФ. </w:t>
        </w:r>
      </w:ins>
    </w:p>
    <w:p w:rsidR="00000000" w:rsidDel="00000000" w:rsidP="00000000" w:rsidRDefault="00000000" w:rsidRPr="00000000" w14:paraId="00000029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В Бухгалтерии ведем еще 2 ФОПа : Шатило Наталья и Шатило Вова.</w:t>
        </w:r>
      </w:ins>
    </w:p>
    <w:p w:rsidR="00000000" w:rsidDel="00000000" w:rsidP="00000000" w:rsidRDefault="00000000" w:rsidRPr="00000000" w14:paraId="0000002A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br w:type="textWrapping"/>
        </w:r>
        <w:r w:rsidDel="00000000" w:rsidR="00000000" w:rsidRPr="00000000">
          <w:rPr/>
          <w:drawing>
            <wp:inline distB="114300" distT="114300" distL="114300" distR="114300">
              <wp:extent cx="5731200" cy="2755900"/>
              <wp:effectExtent b="0" l="0" r="0" t="0"/>
              <wp:docPr id="5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755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B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C">
      <w:pPr>
        <w:tabs>
          <w:tab w:val="left" w:leader="none" w:pos="284"/>
        </w:tabs>
        <w:spacing w:after="240" w:before="240" w:line="276" w:lineRule="auto"/>
        <w:ind w:firstLine="720"/>
        <w:jc w:val="both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D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/>
          <w:drawing>
            <wp:inline distB="114300" distT="114300" distL="114300" distR="114300">
              <wp:extent cx="5731200" cy="3467100"/>
              <wp:effectExtent b="0" l="0" r="0" t="0"/>
              <wp:docPr id="6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467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E">
      <w:pPr>
        <w:tabs>
          <w:tab w:val="left" w:leader="none" w:pos="284"/>
        </w:tabs>
        <w:spacing w:after="240" w:before="240" w:line="276" w:lineRule="auto"/>
        <w:jc w:val="center"/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  <w:t xml:space="preserve">Рис.11 Обработка для разнесения банка в 1с Бухгалтерия 2.0</w:t>
        </w:r>
      </w:ins>
    </w:p>
    <w:p w:rsidR="00000000" w:rsidDel="00000000" w:rsidP="00000000" w:rsidRDefault="00000000" w:rsidRPr="00000000" w14:paraId="0000002F">
      <w:pPr>
        <w:rPr>
          <w:ins w:author="Юля Василько" w:id="0" w:date="2023-11-27T08:33:28Z"/>
        </w:rPr>
      </w:pPr>
      <w:ins w:author="Юля Василько" w:id="0" w:date="2023-11-27T08:33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