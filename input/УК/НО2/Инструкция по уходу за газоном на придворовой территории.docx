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76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318125" cy="1000125"/>
            <wp:effectExtent b="0" l="0" r="0" t="0"/>
            <wp:docPr descr="D:\Геннадий\Desktop\VBA лого.jpg" id="5" name="image8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Серия «Организация»</w:t>
      </w:r>
    </w:p>
    <w:p w:rsidR="00000000" w:rsidDel="00000000" w:rsidP="00000000" w:rsidRDefault="00000000" w:rsidRPr="00000000" w14:paraId="00000004">
      <w:pPr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</w:p>
    <w:p w:rsidR="00000000" w:rsidDel="00000000" w:rsidP="00000000" w:rsidRDefault="00000000" w:rsidRPr="00000000" w14:paraId="00000005">
      <w:pPr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ПО УХОДУ ЗА ГАЗОНОМ НА ПРИДВОРОВОЙ ТЕРРИТОРИИ</w:t>
      </w:r>
    </w:p>
    <w:p w:rsidR="00000000" w:rsidDel="00000000" w:rsidP="00000000" w:rsidRDefault="00000000" w:rsidRPr="00000000" w14:paraId="00000006">
      <w:pPr>
        <w:spacing w:after="0" w:line="276" w:lineRule="auto"/>
        <w:jc w:val="righ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 03.03.2020</w:t>
      </w:r>
    </w:p>
    <w:p w:rsidR="00000000" w:rsidDel="00000000" w:rsidP="00000000" w:rsidRDefault="00000000" w:rsidRPr="00000000" w14:paraId="00000007">
      <w:pPr>
        <w:spacing w:after="0" w:line="276" w:lineRule="auto"/>
        <w:jc w:val="righ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папку менеджера секции благоустройства</w:t>
      </w:r>
    </w:p>
    <w:p w:rsidR="00000000" w:rsidDel="00000000" w:rsidP="00000000" w:rsidRDefault="00000000" w:rsidRPr="00000000" w14:paraId="00000009">
      <w:pPr>
        <w:spacing w:after="0"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Первое впечатление посетителей от компании – внешний вид условий, где производится ЦКП сотрудниками. Правила ухода за газоном обеспечат его надлежащий вид круглый год.</w:t>
      </w:r>
    </w:p>
    <w:p w:rsidR="00000000" w:rsidDel="00000000" w:rsidP="00000000" w:rsidRDefault="00000000" w:rsidRPr="00000000" w14:paraId="0000000B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Частота полива газона </w:t>
      </w:r>
    </w:p>
    <w:p w:rsidR="00000000" w:rsidDel="00000000" w:rsidP="00000000" w:rsidRDefault="00000000" w:rsidRPr="00000000" w14:paraId="0000000D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Полив газона менеджер по благоустройству осуществляет с начала апреля по октябрь – дважды в день – в начале рабочего дня и в конце. Если прошел дождь и грунт влажный – в поливе нет необходимости.</w:t>
      </w:r>
    </w:p>
    <w:p w:rsidR="00000000" w:rsidDel="00000000" w:rsidP="00000000" w:rsidRDefault="00000000" w:rsidRPr="00000000" w14:paraId="0000000E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Включение системы автополива</w:t>
      </w:r>
    </w:p>
    <w:p w:rsidR="00000000" w:rsidDel="00000000" w:rsidP="00000000" w:rsidRDefault="00000000" w:rsidRPr="00000000" w14:paraId="00000010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Перед включением системы автополива менеджер по благоустройству проверяет трубки на среднем газоне и все прилагающие механизмы. Люк с кранами для полива находиться на самом газоне (рис. 1).</w:t>
      </w:r>
    </w:p>
    <w:p w:rsidR="00000000" w:rsidDel="00000000" w:rsidP="00000000" w:rsidRDefault="00000000" w:rsidRPr="00000000" w14:paraId="00000011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1752600" cy="1314450"/>
            <wp:effectExtent b="0" l="0" r="0" t="0"/>
            <wp:docPr id="10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1. Люк с кранами для полива на газоне во дворе</w:t>
      </w:r>
    </w:p>
    <w:p w:rsidR="00000000" w:rsidDel="00000000" w:rsidP="00000000" w:rsidRDefault="00000000" w:rsidRPr="00000000" w14:paraId="00000014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Менеджер секции благоустройства снимает крышку люка, проворачивает до упора синие краны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по очереди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- продолжительность действия – 15 мин каждого крана (рис. 2). </w:t>
      </w:r>
    </w:p>
    <w:p w:rsidR="00000000" w:rsidDel="00000000" w:rsidP="00000000" w:rsidRDefault="00000000" w:rsidRPr="00000000" w14:paraId="00000016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Если первый синий кран повернут вверх, значит все включено и газон должен поливаться (рис. 3).</w:t>
      </w:r>
    </w:p>
    <w:p w:rsidR="00000000" w:rsidDel="00000000" w:rsidP="00000000" w:rsidRDefault="00000000" w:rsidRPr="00000000" w14:paraId="00000017">
      <w:pPr>
        <w:spacing w:after="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Стрижка травы газона в летний период</w:t>
      </w:r>
    </w:p>
    <w:p w:rsidR="00000000" w:rsidDel="00000000" w:rsidP="00000000" w:rsidRDefault="00000000" w:rsidRPr="00000000" w14:paraId="00000019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летний период (с мая по сентябрь) менеджер секции благоустройства производит стрижку газона не реже 1 раза в 2 недели. В зависимости от эстетического внешнего вида газона – периодичность покоса менеджер секции благоустройства меняет на свое усмотрение. </w:t>
      </w:r>
    </w:p>
    <w:p w:rsidR="00000000" w:rsidDel="00000000" w:rsidP="00000000" w:rsidRDefault="00000000" w:rsidRPr="00000000" w14:paraId="0000001A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3814398" cy="2446973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23795" l="9585" r="13722" t="2267"/>
                    <a:stretch>
                      <a:fillRect/>
                    </a:stretch>
                  </pic:blipFill>
                  <pic:spPr>
                    <a:xfrm>
                      <a:off x="0" y="0"/>
                      <a:ext cx="3814398" cy="2446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2. Открытие синих кранов для осуществления полива на газоне</w:t>
      </w:r>
    </w:p>
    <w:p w:rsidR="00000000" w:rsidDel="00000000" w:rsidP="00000000" w:rsidRDefault="00000000" w:rsidRPr="00000000" w14:paraId="0000001E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3799523" cy="2417878"/>
            <wp:effectExtent b="0" l="0" r="0" t="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-3669" l="11047" r="8919" t="3515"/>
                    <a:stretch>
                      <a:fillRect/>
                    </a:stretch>
                  </pic:blipFill>
                  <pic:spPr>
                    <a:xfrm>
                      <a:off x="0" y="0"/>
                      <a:ext cx="3799523" cy="2417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3. Положение кранов при котором должен осуществляться полив</w:t>
      </w:r>
    </w:p>
    <w:p w:rsidR="00000000" w:rsidDel="00000000" w:rsidP="00000000" w:rsidRDefault="00000000" w:rsidRPr="00000000" w14:paraId="00000021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276" w:lineRule="auto"/>
        <w:jc w:val="both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                       Настройка отделов поливной системы кранами</w:t>
      </w:r>
    </w:p>
    <w:p w:rsidR="00000000" w:rsidDel="00000000" w:rsidP="00000000" w:rsidRDefault="00000000" w:rsidRPr="00000000" w14:paraId="0000002E">
      <w:pPr>
        <w:spacing w:after="240" w:before="240" w:line="276" w:lineRule="auto"/>
        <w:jc w:val="both"/>
        <w:rPr>
          <w:rFonts w:ascii="Cambria" w:cs="Cambria" w:eastAsia="Cambria" w:hAnsi="Cambria"/>
          <w:b w:val="1"/>
          <w:sz w:val="16"/>
          <w:szCs w:val="16"/>
        </w:rPr>
      </w:pPr>
      <w:r w:rsidDel="00000000" w:rsidR="00000000" w:rsidRPr="00000000">
        <w:rPr>
          <w:rFonts w:ascii="Cambria" w:cs="Cambria" w:eastAsia="Cambria" w:hAnsi="Cambria"/>
          <w:b w:val="1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2F">
      <w:pPr>
        <w:spacing w:after="240" w:before="240" w:line="276" w:lineRule="auto"/>
        <w:jc w:val="both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Полив клумб у входа включается краном в самом низу стояка, на </w:t>
      </w: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¼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 оборота, так как может распылять воду мимо клумб, на проходящих сотрудников в том числе. Примерно такое положение:</w:t>
      </w:r>
    </w:p>
    <w:p w:rsidR="00000000" w:rsidDel="00000000" w:rsidP="00000000" w:rsidRDefault="00000000" w:rsidRPr="00000000" w14:paraId="00000030">
      <w:pPr>
        <w:spacing w:after="240" w:before="240" w:line="276" w:lineRule="auto"/>
        <w:jc w:val="both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16"/>
          <w:szCs w:val="16"/>
        </w:rPr>
        <w:drawing>
          <wp:inline distB="114300" distT="114300" distL="114300" distR="114300">
            <wp:extent cx="4990148" cy="6650943"/>
            <wp:effectExtent b="0" l="0" r="0" t="0"/>
            <wp:docPr id="1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0148" cy="6650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="276" w:lineRule="auto"/>
        <w:jc w:val="both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after="240" w:before="240" w:line="276" w:lineRule="auto"/>
        <w:jc w:val="both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                      </w:t>
        <w:tab/>
        <w:t xml:space="preserve">Полив плюща у забора возле калитки</w:t>
      </w:r>
    </w:p>
    <w:p w:rsidR="00000000" w:rsidDel="00000000" w:rsidP="00000000" w:rsidRDefault="00000000" w:rsidRPr="00000000" w14:paraId="00000033">
      <w:pPr>
        <w:spacing w:after="240" w:before="240" w:line="276" w:lineRule="auto"/>
        <w:jc w:val="both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Включается внизу справа, тоже на </w:t>
      </w: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1/4</w:t>
      </w: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 оборота, так как там просто шланга с отверстиями и сильный напор будет лить мимо клумбы с плющом. При маленьком напоре получается аккуратный полив в нужном месте:</w:t>
      </w:r>
    </w:p>
    <w:p w:rsidR="00000000" w:rsidDel="00000000" w:rsidP="00000000" w:rsidRDefault="00000000" w:rsidRPr="00000000" w14:paraId="00000034">
      <w:pPr>
        <w:spacing w:after="240" w:before="240" w:line="276" w:lineRule="auto"/>
        <w:jc w:val="both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3970973" cy="5292571"/>
            <wp:effectExtent b="0" l="0" r="0" t="0"/>
            <wp:docPr id="1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0973" cy="5292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="276" w:lineRule="auto"/>
        <w:jc w:val="both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76" w:lineRule="auto"/>
        <w:jc w:val="both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276" w:lineRule="auto"/>
        <w:jc w:val="both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276" w:lineRule="auto"/>
        <w:jc w:val="both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276" w:lineRule="auto"/>
        <w:jc w:val="both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76" w:lineRule="auto"/>
        <w:jc w:val="both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                                               Ревизионный люк полива</w:t>
      </w:r>
    </w:p>
    <w:p w:rsidR="00000000" w:rsidDel="00000000" w:rsidP="00000000" w:rsidRDefault="00000000" w:rsidRPr="00000000" w14:paraId="0000003B">
      <w:pPr>
        <w:spacing w:after="240" w:before="240" w:line="276" w:lineRule="auto"/>
        <w:jc w:val="both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</w:rPr>
        <w:drawing>
          <wp:inline distB="114300" distT="114300" distL="114300" distR="114300">
            <wp:extent cx="4990148" cy="6650943"/>
            <wp:effectExtent b="0" l="0" r="0" t="0"/>
            <wp:docPr id="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0148" cy="6650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1.  Левая сторона полива газона(в данном положении выкл) 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2. Середина полива газона (в данном положении выкл)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3. Правая сторона полива газона(в данном положении выкл)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4.Подача воды на умывальник в беседке (в данном положении выкл)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Из-за нестабильного напора (насос воды) лучше всего включать одновременно кран 2 и каждые 15-20 мин. переключать краны 1 и 3, тогда распыление будет происходить с более полным покрытием.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Подготовка газона к зимнему периоду </w:t>
      </w:r>
    </w:p>
    <w:p w:rsidR="00000000" w:rsidDel="00000000" w:rsidP="00000000" w:rsidRDefault="00000000" w:rsidRPr="00000000" w14:paraId="00000045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Перед первыми заморозками газон необходимо коротко подстричь. Это необходимо произвести в связи с тем, что в начале весны трава будет преимущественно сухой и желтой и эстетический вид газона будет посредственный. </w:t>
      </w:r>
    </w:p>
    <w:p w:rsidR="00000000" w:rsidDel="00000000" w:rsidP="00000000" w:rsidRDefault="00000000" w:rsidRPr="00000000" w14:paraId="00000046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Подкормка газонной травы в весенний период</w:t>
      </w:r>
    </w:p>
    <w:p w:rsidR="00000000" w:rsidDel="00000000" w:rsidP="00000000" w:rsidRDefault="00000000" w:rsidRPr="00000000" w14:paraId="00000048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 усмотрение НО2 и менеджера секции благоустройства в апреле производится внесение удобрений газонной травы. После того как менеджер секции благоустройства произведет вычистку желтой сухой травы с помощью грабель (в случае необходимости – если трава преимущественно желтая и слишком густая), на газонную траву с помощью сеялки или иного приспособления сотрудник сыпет удобрение для газонной травы.</w:t>
      </w:r>
    </w:p>
    <w:p w:rsidR="00000000" w:rsidDel="00000000" w:rsidP="00000000" w:rsidRDefault="00000000" w:rsidRPr="00000000" w14:paraId="00000049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</w:t>
      </w:r>
    </w:p>
    <w:p w:rsidR="00000000" w:rsidDel="00000000" w:rsidP="00000000" w:rsidRDefault="00000000" w:rsidRPr="00000000" w14:paraId="0000004A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Уход за кустами и насаждениями</w:t>
      </w:r>
    </w:p>
    <w:p w:rsidR="00000000" w:rsidDel="00000000" w:rsidP="00000000" w:rsidRDefault="00000000" w:rsidRPr="00000000" w14:paraId="0000004C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 территории двора растут различные хвойные насаждения, плющ за которыми менеджер по благоустройству ухаживает. Растения необходимо удобрять, стричь и содержать их в привлекательном виде. В случае необходимости дополнительного озеленения территории Менеджер по благоустройству сообщает НО2 о своем предложении и после одобрения садит новые насаждения. </w:t>
      </w:r>
    </w:p>
    <w:p w:rsidR="00000000" w:rsidDel="00000000" w:rsidP="00000000" w:rsidRDefault="00000000" w:rsidRPr="00000000" w14:paraId="0000004D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Ухоженная придворовая территория и благоустроенность офисных помещений способствуют созданию положительного имиджа у посетителей компании. </w:t>
      </w:r>
    </w:p>
    <w:p w:rsidR="00000000" w:rsidDel="00000000" w:rsidP="00000000" w:rsidRDefault="00000000" w:rsidRPr="00000000" w14:paraId="0000004F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76" w:lineRule="auto"/>
        <w:jc w:val="both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  </w:t>
      </w: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    Обработка зеленых насаждений от гусени и тли, муравьев</w:t>
      </w:r>
    </w:p>
    <w:p w:rsidR="00000000" w:rsidDel="00000000" w:rsidP="00000000" w:rsidRDefault="00000000" w:rsidRPr="00000000" w14:paraId="00000052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период июнь-июль на зеленых насаждениях активизируются паразиты, гусеницы и тля.</w:t>
      </w:r>
    </w:p>
    <w:p w:rsidR="00000000" w:rsidDel="00000000" w:rsidP="00000000" w:rsidRDefault="00000000" w:rsidRPr="00000000" w14:paraId="00000053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657475" cy="1724025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619375" cy="1743075"/>
            <wp:effectExtent b="0" l="0" r="0" t="0"/>
            <wp:docPr id="1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657475" cy="1724025"/>
            <wp:effectExtent b="0" l="0" r="0" t="0"/>
            <wp:docPr id="1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</w:t>
      </w:r>
    </w:p>
    <w:p w:rsidR="00000000" w:rsidDel="00000000" w:rsidP="00000000" w:rsidRDefault="00000000" w:rsidRPr="00000000" w14:paraId="00000055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Необходимо с мая раз в месяц обрабатывать все кусты самшита и цветы медным купоросом, 100 грамм/3,5-4л, при обработке особое внимание уделять внутренним частям кустов, то есть лучше обпрыскивать от внутренних до внешних частей куста.</w:t>
      </w:r>
    </w:p>
    <w:p w:rsidR="00000000" w:rsidDel="00000000" w:rsidP="00000000" w:rsidRDefault="00000000" w:rsidRPr="00000000" w14:paraId="00000056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724025" cy="2647950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                          </w:t>
      </w:r>
    </w:p>
    <w:p w:rsidR="00000000" w:rsidDel="00000000" w:rsidP="00000000" w:rsidRDefault="00000000" w:rsidRPr="00000000" w14:paraId="00000058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Если момент упущен и на кустах уже появилась характерная паутина и намеки на гусениц или тлю, можно обработать спец. средствами:</w:t>
      </w:r>
    </w:p>
    <w:p w:rsidR="00000000" w:rsidDel="00000000" w:rsidP="00000000" w:rsidRDefault="00000000" w:rsidRPr="00000000" w14:paraId="00000059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sz w:val="26"/>
          <w:szCs w:val="26"/>
          <w:rtl w:val="0"/>
        </w:rPr>
        <w:t xml:space="preserve">Актеллик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– популярный инсектицид от огневки, тли, галлицы, клещей и блошки. ...</w:t>
      </w:r>
    </w:p>
    <w:p w:rsidR="00000000" w:rsidDel="00000000" w:rsidP="00000000" w:rsidRDefault="00000000" w:rsidRPr="00000000" w14:paraId="0000005A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</w:t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143125" cy="2143125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           </w:t>
      </w:r>
    </w:p>
    <w:p w:rsidR="00000000" w:rsidDel="00000000" w:rsidP="00000000" w:rsidRDefault="00000000" w:rsidRPr="00000000" w14:paraId="0000005C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sz w:val="26"/>
          <w:szCs w:val="26"/>
          <w:rtl w:val="0"/>
        </w:rPr>
        <w:t xml:space="preserve">Вертимек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– препарат, оказывающий инсектицидное и акарицидное действие на широкий спектр вредителей декоративных, плодово-ягодных и овощных культур.      </w:t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1905000" cy="2400300"/>
            <wp:effectExtent b="0" l="0" r="0" t="0"/>
            <wp:docPr id="1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              </w:t>
      </w:r>
    </w:p>
    <w:p w:rsidR="00000000" w:rsidDel="00000000" w:rsidP="00000000" w:rsidRDefault="00000000" w:rsidRPr="00000000" w14:paraId="0000005D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Так же нужно обрабатывать с мая район подступа к кустам от муравьев, так как они размножают тлю, и распространяют ее. </w:t>
      </w:r>
    </w:p>
    <w:p w:rsidR="00000000" w:rsidDel="00000000" w:rsidP="00000000" w:rsidRDefault="00000000" w:rsidRPr="00000000" w14:paraId="0000005F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060">
      <w:pPr>
        <w:spacing w:after="0" w:line="276" w:lineRule="auto"/>
        <w:jc w:val="both"/>
        <w:rPr>
          <w:rFonts w:ascii="Cambria" w:cs="Cambria" w:eastAsia="Cambria" w:hAnsi="Cambria"/>
          <w:b w:val="1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</w:t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2419350" cy="1885950"/>
            <wp:effectExtent b="0" l="0" r="0" t="0"/>
            <wp:docPr id="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76" w:lineRule="auto"/>
        <w:jc w:val="both"/>
        <w:rPr>
          <w:rFonts w:ascii="Cambria" w:cs="Cambria" w:eastAsia="Cambria" w:hAnsi="Cambri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76" w:lineRule="auto"/>
        <w:jc w:val="both"/>
        <w:rPr>
          <w:rFonts w:ascii="Cambria" w:cs="Cambria" w:eastAsia="Cambria" w:hAnsi="Cambri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76" w:lineRule="auto"/>
        <w:jc w:val="both"/>
        <w:rPr>
          <w:ins w:author="Александр Шведов" w:id="0" w:date="2023-07-26T07:25:38Z"/>
          <w:rFonts w:ascii="Cambria" w:cs="Cambria" w:eastAsia="Cambria" w:hAnsi="Cambria"/>
          <w:b w:val="1"/>
          <w:sz w:val="26"/>
          <w:szCs w:val="26"/>
        </w:rPr>
      </w:pPr>
      <w:ins w:author="Александр Шведов" w:id="0" w:date="2023-07-26T07:25:38Z"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                                                                   </w:t>
        </w:r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   Белая Цикадка </w:t>
        </w:r>
      </w:ins>
    </w:p>
    <w:p w:rsidR="00000000" w:rsidDel="00000000" w:rsidP="00000000" w:rsidRDefault="00000000" w:rsidRPr="00000000" w14:paraId="00000064">
      <w:pPr>
        <w:spacing w:after="0" w:line="276" w:lineRule="auto"/>
        <w:jc w:val="both"/>
        <w:rPr>
          <w:rFonts w:ascii="Cambria" w:cs="Cambria" w:eastAsia="Cambria" w:hAnsi="Cambri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76" w:lineRule="auto"/>
        <w:jc w:val="both"/>
        <w:rPr>
          <w:ins w:author="Александр Шведов" w:id="1" w:date="2023-07-26T07:28:18Z"/>
          <w:rFonts w:ascii="Cambria" w:cs="Cambria" w:eastAsia="Cambria" w:hAnsi="Cambria"/>
          <w:b w:val="1"/>
          <w:sz w:val="26"/>
          <w:szCs w:val="26"/>
        </w:rPr>
      </w:pPr>
      <w:ins w:author="Александр Шведов" w:id="1" w:date="2023-07-26T07:28:18Z"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</w:rPr>
          <w:drawing>
            <wp:inline distB="114300" distT="114300" distL="114300" distR="114300">
              <wp:extent cx="4151948" cy="2019300"/>
              <wp:effectExtent b="0" l="0" r="0" t="0"/>
              <wp:docPr id="7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2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51948" cy="2019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</w:rPr>
          <w:drawing>
            <wp:inline distB="114300" distT="114300" distL="114300" distR="114300">
              <wp:extent cx="6119820" cy="1612900"/>
              <wp:effectExtent b="0" l="0" r="0" t="0"/>
              <wp:docPr id="15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2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19820" cy="1612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66">
      <w:pPr>
        <w:spacing w:after="0" w:line="276" w:lineRule="auto"/>
        <w:jc w:val="both"/>
        <w:rPr>
          <w:rFonts w:ascii="Cambria" w:cs="Cambria" w:eastAsia="Cambria" w:hAnsi="Cambri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76" w:lineRule="auto"/>
        <w:jc w:val="both"/>
        <w:rPr>
          <w:ins w:author="Александр Шведов" w:id="2" w:date="2023-07-26T07:33:06Z"/>
          <w:rFonts w:ascii="Cambria" w:cs="Cambria" w:eastAsia="Cambria" w:hAnsi="Cambria"/>
          <w:b w:val="1"/>
          <w:sz w:val="26"/>
          <w:szCs w:val="26"/>
        </w:rPr>
      </w:pPr>
      <w:ins w:author="Александр Шведов" w:id="2" w:date="2023-07-26T07:33:06Z"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Американська біла цикадка або меткальфа — комаха розміром 0,5-0,8 см, з характерним для цикадок «горбом» на грудях. Забарвлена вона, найчастіше, в білий або світло-коричневий колір і зустрічається на нижній стороні листя. Там же можна побачити личинки. Яйця шкідника зустрічаються на багаторічних частинах дерев, на яких зимує шкідник. Личинки цикадки люблять ховатися в характерні пінисті утворення, які слугують їм захистом і засобом маскування. Німфа, після останньої личинкової линьки, має довжину в 3,2 мм і світло-зелений колір. Впізнати листя, пошкоджені цим сисним шкідником, можна за характерними білими точкам на верхній частині листа, комахам, личинкам в білому пухкому нальоті, а з середини липня можна побачити й рухливих дорослих особин комахи. Пошкоджене листя зупиняється в рості, деякі рослини в‘януть і слабшають, знижується зимостійкість, призупиняється процес дозрівання плодів.</w:t>
        </w:r>
      </w:ins>
    </w:p>
    <w:p w:rsidR="00000000" w:rsidDel="00000000" w:rsidP="00000000" w:rsidRDefault="00000000" w:rsidRPr="00000000" w14:paraId="00000068">
      <w:pPr>
        <w:spacing w:after="220" w:before="220" w:line="276" w:lineRule="auto"/>
        <w:jc w:val="both"/>
        <w:rPr>
          <w:ins w:author="Александр Шведов" w:id="2" w:date="2023-07-26T07:33:06Z"/>
          <w:rFonts w:ascii="Cambria" w:cs="Cambria" w:eastAsia="Cambria" w:hAnsi="Cambria"/>
          <w:b w:val="1"/>
          <w:sz w:val="26"/>
          <w:szCs w:val="26"/>
        </w:rPr>
      </w:pPr>
      <w:ins w:author="Александр Шведов" w:id="2" w:date="2023-07-26T07:33:06Z"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</w:rPr>
          <w:drawing>
            <wp:inline distB="114300" distT="114300" distL="114300" distR="114300">
              <wp:extent cx="6119820" cy="1612900"/>
              <wp:effectExtent b="0" l="0" r="0" t="0"/>
              <wp:docPr id="14" name="image14.jpg"/>
              <a:graphic>
                <a:graphicData uri="http://schemas.openxmlformats.org/drawingml/2006/picture">
                  <pic:pic>
                    <pic:nvPicPr>
                      <pic:cNvPr id="0" name="image14.jpg"/>
                      <pic:cNvPicPr preferRelativeResize="0"/>
                    </pic:nvPicPr>
                    <pic:blipFill>
                      <a:blip r:embed="rId2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19820" cy="1612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69">
      <w:pPr>
        <w:spacing w:after="0" w:line="276" w:lineRule="auto"/>
        <w:jc w:val="both"/>
        <w:rPr>
          <w:ins w:author="Александр Шведов" w:id="2" w:date="2023-07-26T07:33:06Z"/>
          <w:rFonts w:ascii="Cambria" w:cs="Cambria" w:eastAsia="Cambria" w:hAnsi="Cambria"/>
          <w:b w:val="1"/>
          <w:sz w:val="26"/>
          <w:szCs w:val="26"/>
        </w:rPr>
      </w:pPr>
      <w:ins w:author="Александр Шведов" w:id="2" w:date="2023-07-26T07:33:06Z"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Першу обробку рослин потрібно провести тоді, коли личинки молодшого віку вже почнуть розвиток, але ще не сформують восковий кокон. Для цього добре підходять такі інсектициди, як </w:t>
        </w:r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Прованто Профі</w:t>
        </w:r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, </w:t>
        </w:r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Енжіо</w:t>
        </w:r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, </w:t>
        </w:r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Актеллік</w:t>
        </w:r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 або </w:t>
        </w:r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Оперкот</w:t>
        </w:r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. Як правило, термін першої обробки — відразу після відцвітання зимових сортів яблуні.</w:t>
        </w:r>
      </w:ins>
    </w:p>
    <w:p w:rsidR="00000000" w:rsidDel="00000000" w:rsidP="00000000" w:rsidRDefault="00000000" w:rsidRPr="00000000" w14:paraId="0000006A">
      <w:pPr>
        <w:spacing w:after="0" w:line="276" w:lineRule="auto"/>
        <w:jc w:val="both"/>
        <w:rPr>
          <w:ins w:author="Александр Шведов" w:id="2" w:date="2023-07-26T07:33:06Z"/>
          <w:rFonts w:ascii="Cambria" w:cs="Cambria" w:eastAsia="Cambria" w:hAnsi="Cambria"/>
          <w:b w:val="1"/>
          <w:sz w:val="26"/>
          <w:szCs w:val="26"/>
        </w:rPr>
      </w:pPr>
      <w:ins w:author="Александр Шведов" w:id="2" w:date="2023-07-26T07:33:06Z"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В кінці травня має сенс повторити обробку, але вже системними інсектицидами </w:t>
        </w:r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Ампліго</w:t>
        </w:r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, </w:t>
        </w:r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Кораген</w:t>
        </w:r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, Мовенто. Можна також використовувати </w:t>
        </w:r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Прованто Вернал</w:t>
        </w:r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. Оскільки цикадка в цей час добре захищена восковим коконом, для обробки потрібно обов'язково використовувати </w:t>
        </w:r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прилипач</w:t>
        </w:r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.</w:t>
        </w:r>
      </w:ins>
    </w:p>
    <w:p w:rsidR="00000000" w:rsidDel="00000000" w:rsidP="00000000" w:rsidRDefault="00000000" w:rsidRPr="00000000" w14:paraId="0000006B">
      <w:pPr>
        <w:spacing w:after="0" w:line="276" w:lineRule="auto"/>
        <w:jc w:val="both"/>
        <w:rPr>
          <w:rFonts w:ascii="Roboto" w:cs="Roboto" w:eastAsia="Roboto" w:hAnsi="Roboto"/>
          <w:b w:val="1"/>
          <w:sz w:val="21"/>
          <w:szCs w:val="21"/>
          <w:rPrChange w:author="Александр Шведов" w:id="3" w:date="2023-07-26T07:33:06Z">
            <w:rPr>
              <w:rFonts w:ascii="Cambria" w:cs="Cambria" w:eastAsia="Cambria" w:hAnsi="Cambria"/>
              <w:b w:val="1"/>
              <w:sz w:val="26"/>
              <w:szCs w:val="26"/>
            </w:rPr>
          </w:rPrChange>
        </w:rPr>
      </w:pPr>
      <w:ins w:author="Александр Шведов" w:id="2" w:date="2023-07-26T07:33:06Z"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Час появи дорослих комах збігається зі строками збирання плодів і, щоб не допустити її поширення, доводиться використовувати такі біологічні препарати, як </w:t>
        </w:r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Актофіт</w:t>
        </w:r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 (8-10 мл/л) та </w:t>
        </w:r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Фітоверм</w:t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76" w:lineRule="auto"/>
        <w:jc w:val="both"/>
        <w:rPr>
          <w:rFonts w:ascii="Cambria" w:cs="Cambria" w:eastAsia="Cambria" w:hAnsi="Cambri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76" w:lineRule="auto"/>
        <w:jc w:val="both"/>
        <w:rPr>
          <w:del w:author="Александр Шведов" w:id="4" w:date="2023-07-26T07:44:48Z"/>
          <w:rFonts w:ascii="Cambria" w:cs="Cambria" w:eastAsia="Cambria" w:hAnsi="Cambria"/>
          <w:b w:val="1"/>
          <w:sz w:val="26"/>
          <w:szCs w:val="26"/>
          <w:rPrChange w:author="Александр Шведов" w:id="5" w:date="2023-07-26T07:51:11Z">
            <w:rPr>
              <w:rFonts w:ascii="Cambria" w:cs="Cambria" w:eastAsia="Cambria" w:hAnsi="Cambria"/>
              <w:b w:val="1"/>
              <w:sz w:val="26"/>
              <w:szCs w:val="26"/>
            </w:rPr>
          </w:rPrChange>
        </w:rPr>
      </w:pPr>
      <w:ins w:author="Александр Шведов" w:id="4" w:date="2023-07-26T07:44:48Z">
        <w:r w:rsidDel="00000000" w:rsidR="00000000" w:rsidRPr="00000000">
          <w:fldChar w:fldCharType="begin"/>
        </w:r>
        <w:r w:rsidDel="00000000" w:rsidR="00000000" w:rsidRPr="00000000">
          <w:instrText xml:space="preserve">HYPERLINK "https://www.youtube.com/watch?v=yN1Pa1hKNLQ"</w:instrText>
        </w:r>
        <w:r w:rsidDel="00000000" w:rsidR="00000000" w:rsidRPr="00000000">
          <w:fldChar w:fldCharType="separate"/>
        </w:r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</w:rPr>
          <w:t xml:space="preserve">https://www.youtube.com/watch?v=yN1Pa1hKNLQ</w:t>
        </w:r>
        <w:r w:rsidDel="00000000" w:rsidR="00000000" w:rsidRPr="00000000">
          <w:fldChar w:fldCharType="end"/>
        </w:r>
        <w:del w:author="Александр Шведов" w:id="4" w:date="2023-07-26T07:44:48Z">
          <w:r w:rsidDel="00000000" w:rsidR="00000000" w:rsidRPr="00000000">
            <w:fldChar w:fldCharType="begin"/>
          </w:r>
          <w:r w:rsidDel="00000000" w:rsidR="00000000" w:rsidRPr="00000000">
            <w:delInstrText xml:space="preserve">HYPERLINK "https://www.youtube.com/results?search_query=%D0%BA%D0%B0%D0%BA+%D0%B8%D0%B7%D0%B1%D0%B0%D0%B2%D0%B8%D1%82%D1%8C%D1%81%D1%8F+%D0%BE%D1%82+%D0%B1%D0%B5%D0%BB%D0%BE%D0%B9+%D1%86%D0%B8%D0%BA%D0%B0%D0%B4%D0%BA%D0%B8"</w:delInstrText>
          </w:r>
          <w:r w:rsidDel="00000000" w:rsidR="00000000" w:rsidRPr="00000000"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sz w:val="26"/>
              <w:szCs w:val="26"/>
              <w:rtl w:val="0"/>
              <w:rPrChange w:author="Александр Шведов" w:id="5" w:date="2023-07-26T07:51:11Z">
                <w:rPr>
                  <w:rFonts w:ascii="Cambria" w:cs="Cambria" w:eastAsia="Cambria" w:hAnsi="Cambria"/>
                  <w:b w:val="1"/>
                  <w:sz w:val="26"/>
                  <w:szCs w:val="26"/>
                </w:rPr>
              </w:rPrChange>
            </w:rPr>
            <w:delText xml:space="preserve">https://www.youtube.com/results?search_query=%D0%BA%D0%B0%D0%BA+%D0%B8%D0%B7%D0%B1%D0%B0%D0%B2%D0%B8%D1%82%D1%8C%D1%81%D1%8F+%D0%BE%D1%82+%D0%B1%D0%B5%D0%BB%D0%BE%D0%B9+%D1%86%D0%B8%D0%BA%D0%B0%D0%B4%D0%BA%D0%B8</w:delText>
          </w:r>
          <w:r w:rsidDel="00000000" w:rsidR="00000000" w:rsidRPr="00000000">
            <w:fldChar w:fldCharType="end"/>
          </w:r>
        </w:del>
      </w:ins>
      <w:del w:author="Александр Шведов" w:id="4" w:date="2023-07-26T07:44:48Z">
        <w:r w:rsidDel="00000000" w:rsidR="00000000" w:rsidRPr="00000000">
          <w:rPr>
            <w:rtl w:val="0"/>
          </w:rPr>
        </w:r>
      </w:del>
    </w:p>
    <w:p w:rsidR="00000000" w:rsidDel="00000000" w:rsidP="00000000" w:rsidRDefault="00000000" w:rsidRPr="00000000" w14:paraId="0000006E">
      <w:pPr>
        <w:spacing w:after="0" w:line="276" w:lineRule="auto"/>
        <w:jc w:val="both"/>
        <w:rPr>
          <w:del w:author="Александр Шведов" w:id="4" w:date="2023-07-26T07:44:48Z"/>
          <w:rFonts w:ascii="Cambria" w:cs="Cambria" w:eastAsia="Cambria" w:hAnsi="Cambria"/>
          <w:b w:val="1"/>
          <w:sz w:val="26"/>
          <w:szCs w:val="26"/>
          <w:rPrChange w:author="Александр Шведов" w:id="5" w:date="2023-07-26T07:51:11Z">
            <w:rPr>
              <w:rFonts w:ascii="Cambria" w:cs="Cambria" w:eastAsia="Cambria" w:hAnsi="Cambria"/>
              <w:b w:val="1"/>
              <w:sz w:val="26"/>
              <w:szCs w:val="26"/>
            </w:rPr>
          </w:rPrChange>
        </w:rPr>
      </w:pPr>
      <w:del w:author="Александр Шведов" w:id="4" w:date="2023-07-26T07:44:48Z">
        <w:r w:rsidDel="00000000" w:rsidR="00000000" w:rsidRPr="00000000">
          <w:rPr>
            <w:rtl w:val="0"/>
          </w:rPr>
        </w:r>
      </w:del>
    </w:p>
    <w:p w:rsidR="00000000" w:rsidDel="00000000" w:rsidP="00000000" w:rsidRDefault="00000000" w:rsidRPr="00000000" w14:paraId="0000006F">
      <w:pPr>
        <w:spacing w:after="0" w:line="276" w:lineRule="auto"/>
        <w:jc w:val="both"/>
        <w:rPr>
          <w:del w:author="Александр Шведов" w:id="4" w:date="2023-07-26T07:44:48Z"/>
          <w:rFonts w:ascii="Cambria" w:cs="Cambria" w:eastAsia="Cambria" w:hAnsi="Cambria"/>
          <w:b w:val="1"/>
          <w:sz w:val="26"/>
          <w:szCs w:val="26"/>
          <w:rPrChange w:author="Александр Шведов" w:id="5" w:date="2023-07-26T07:51:11Z">
            <w:rPr>
              <w:rFonts w:ascii="Cambria" w:cs="Cambria" w:eastAsia="Cambria" w:hAnsi="Cambria"/>
              <w:b w:val="1"/>
              <w:sz w:val="26"/>
              <w:szCs w:val="26"/>
            </w:rPr>
          </w:rPrChange>
        </w:rPr>
      </w:pPr>
      <w:del w:author="Александр Шведов" w:id="4" w:date="2023-07-26T07:44:48Z">
        <w:r w:rsidDel="00000000" w:rsidR="00000000" w:rsidRPr="00000000">
          <w:rPr>
            <w:rtl w:val="0"/>
          </w:rPr>
        </w:r>
      </w:del>
    </w:p>
    <w:p w:rsidR="00000000" w:rsidDel="00000000" w:rsidP="00000000" w:rsidRDefault="00000000" w:rsidRPr="00000000" w14:paraId="00000070">
      <w:pPr>
        <w:spacing w:after="0" w:line="276" w:lineRule="auto"/>
        <w:jc w:val="both"/>
        <w:rPr>
          <w:del w:author="Александр Шведов" w:id="4" w:date="2023-07-26T07:44:48Z"/>
          <w:rFonts w:ascii="Cambria" w:cs="Cambria" w:eastAsia="Cambria" w:hAnsi="Cambria"/>
          <w:b w:val="1"/>
          <w:sz w:val="26"/>
          <w:szCs w:val="26"/>
          <w:rPrChange w:author="Александр Шведов" w:id="5" w:date="2023-07-26T07:51:11Z">
            <w:rPr>
              <w:rFonts w:ascii="Cambria" w:cs="Cambria" w:eastAsia="Cambria" w:hAnsi="Cambria"/>
              <w:b w:val="1"/>
              <w:sz w:val="26"/>
              <w:szCs w:val="26"/>
            </w:rPr>
          </w:rPrChange>
        </w:rPr>
      </w:pPr>
      <w:del w:author="Александр Шведов" w:id="4" w:date="2023-07-26T07:44:48Z">
        <w:r w:rsidDel="00000000" w:rsidR="00000000" w:rsidRPr="00000000">
          <w:rPr>
            <w:rtl w:val="0"/>
          </w:rPr>
        </w:r>
      </w:del>
    </w:p>
    <w:p w:rsidR="00000000" w:rsidDel="00000000" w:rsidP="00000000" w:rsidRDefault="00000000" w:rsidRPr="00000000" w14:paraId="00000071">
      <w:pPr>
        <w:spacing w:after="0" w:line="276" w:lineRule="auto"/>
        <w:jc w:val="both"/>
        <w:rPr>
          <w:rFonts w:ascii="Cambria" w:cs="Cambria" w:eastAsia="Cambria" w:hAnsi="Cambria"/>
          <w:b w:val="1"/>
          <w:sz w:val="26"/>
          <w:szCs w:val="26"/>
        </w:rPr>
      </w:pPr>
      <w:ins w:author="Александр Шведов" w:id="4" w:date="2023-07-26T07:44:48Z">
        <w:r w:rsidDel="00000000" w:rsidR="00000000" w:rsidRPr="00000000">
          <w:fldChar w:fldCharType="begin"/>
        </w:r>
        <w:r w:rsidDel="00000000" w:rsidR="00000000" w:rsidRPr="00000000">
          <w:instrText xml:space="preserve">HYPERLINK "https://www.youtube.com/watch?v=LGdKQfUxpTA"</w:instrText>
        </w:r>
        <w:r w:rsidDel="00000000" w:rsidR="00000000" w:rsidRPr="00000000">
          <w:fldChar w:fldCharType="separate"/>
        </w:r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  <w:rPrChange w:author="Александр Шведов" w:id="5" w:date="2023-07-26T07:51:11Z">
              <w:rPr>
                <w:rFonts w:ascii="Cambria" w:cs="Cambria" w:eastAsia="Cambria" w:hAnsi="Cambria"/>
                <w:b w:val="1"/>
                <w:sz w:val="26"/>
                <w:szCs w:val="26"/>
              </w:rPr>
            </w:rPrChange>
          </w:rPr>
          <w:t xml:space="preserve">https://www.youtube.com/watch?v=LGdKQfUxpTA</w:t>
        </w:r>
        <w:r w:rsidDel="00000000" w:rsidR="00000000" w:rsidRPr="00000000">
          <w:fldChar w:fldCharType="end"/>
        </w:r>
        <w:r w:rsidDel="00000000" w:rsidR="00000000" w:rsidRPr="00000000">
          <w:rPr>
            <w:rFonts w:ascii="Cambria" w:cs="Cambria" w:eastAsia="Cambria" w:hAnsi="Cambria"/>
            <w:b w:val="1"/>
            <w:sz w:val="26"/>
            <w:szCs w:val="26"/>
            <w:rtl w:val="0"/>
            <w:rPrChange w:author="Александр Шведов" w:id="5" w:date="2023-07-26T07:51:11Z">
              <w:rPr>
                <w:rFonts w:ascii="Cambria" w:cs="Cambria" w:eastAsia="Cambria" w:hAnsi="Cambria"/>
                <w:b w:val="1"/>
                <w:sz w:val="26"/>
                <w:szCs w:val="26"/>
              </w:rPr>
            </w:rPrChange>
          </w:rPr>
          <w:t xml:space="preserve"> </w:t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76" w:lineRule="auto"/>
        <w:jc w:val="both"/>
        <w:rPr>
          <w:rFonts w:ascii="Cambria" w:cs="Cambria" w:eastAsia="Cambria" w:hAnsi="Cambri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76" w:lineRule="auto"/>
        <w:jc w:val="both"/>
        <w:rPr>
          <w:rFonts w:ascii="Cambria" w:cs="Cambria" w:eastAsia="Cambria" w:hAnsi="Cambri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76" w:lineRule="auto"/>
        <w:jc w:val="both"/>
        <w:rPr>
          <w:rFonts w:ascii="Cambria" w:cs="Cambria" w:eastAsia="Cambria" w:hAnsi="Cambri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76" w:lineRule="auto"/>
        <w:jc w:val="both"/>
        <w:rPr>
          <w:rFonts w:ascii="Cambria" w:cs="Cambria" w:eastAsia="Cambria" w:hAnsi="Cambria"/>
          <w:b w:val="1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sz w:val="26"/>
          <w:szCs w:val="26"/>
          <w:rtl w:val="0"/>
        </w:rPr>
        <w:t xml:space="preserve">                                                   Уход за растениями в деревянных клумбах  </w:t>
      </w:r>
    </w:p>
    <w:p w:rsidR="00000000" w:rsidDel="00000000" w:rsidP="00000000" w:rsidRDefault="00000000" w:rsidRPr="00000000" w14:paraId="00000076">
      <w:pPr>
        <w:spacing w:after="0" w:line="276" w:lineRule="auto"/>
        <w:jc w:val="both"/>
        <w:rPr>
          <w:rFonts w:ascii="Cambria" w:cs="Cambria" w:eastAsia="Cambria" w:hAnsi="Cambri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  В данный момент в клумбах посеяно зерно “Мавританский газон” </w:t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261353" cy="424815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1353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Время посева Апрель-Август. Должна быть чистая земля, перекопана на глубину 15-30 см, в деревянной клумбе 10-15см, укатанная катком или притоптана, обильно политая. При посеве норма 1кг-100кв.м. сеять крест на крест, и обильно поливать 3-4 недели. В сентябре -октябре, будут семена, в это время нужно обрезать на высоту 8-10 см и оставить на 5 дней, потом почистить скошенную траву.</w:t>
      </w:r>
      <w:r w:rsidDel="00000000" w:rsidR="00000000" w:rsidRPr="00000000">
        <w:rPr>
          <w:rtl w:val="0"/>
        </w:rPr>
      </w:r>
    </w:p>
    <w:sectPr>
      <w:footerReference r:id="rId24" w:type="default"/>
      <w:pgSz w:h="16838" w:w="11906" w:orient="portrait"/>
      <w:pgMar w:bottom="1134" w:top="1134" w:left="1134" w:right="1134" w:header="709" w:footer="27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6.jpg"/><Relationship Id="rId22" Type="http://schemas.openxmlformats.org/officeDocument/2006/relationships/image" Target="media/image14.jpg"/><Relationship Id="rId10" Type="http://schemas.openxmlformats.org/officeDocument/2006/relationships/image" Target="media/image17.jpg"/><Relationship Id="rId21" Type="http://schemas.openxmlformats.org/officeDocument/2006/relationships/image" Target="media/image10.png"/><Relationship Id="rId13" Type="http://schemas.openxmlformats.org/officeDocument/2006/relationships/image" Target="media/image2.jpg"/><Relationship Id="rId24" Type="http://schemas.openxmlformats.org/officeDocument/2006/relationships/footer" Target="footer1.xml"/><Relationship Id="rId12" Type="http://schemas.openxmlformats.org/officeDocument/2006/relationships/image" Target="media/image18.jpg"/><Relationship Id="rId23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15.jpg"/><Relationship Id="rId14" Type="http://schemas.openxmlformats.org/officeDocument/2006/relationships/image" Target="media/image7.jpg"/><Relationship Id="rId17" Type="http://schemas.openxmlformats.org/officeDocument/2006/relationships/image" Target="media/image5.jpg"/><Relationship Id="rId16" Type="http://schemas.openxmlformats.org/officeDocument/2006/relationships/image" Target="media/image11.jpg"/><Relationship Id="rId5" Type="http://schemas.openxmlformats.org/officeDocument/2006/relationships/styles" Target="styles.xml"/><Relationship Id="rId19" Type="http://schemas.openxmlformats.org/officeDocument/2006/relationships/image" Target="media/image13.jpg"/><Relationship Id="rId6" Type="http://schemas.openxmlformats.org/officeDocument/2006/relationships/image" Target="media/image8.jpg"/><Relationship Id="rId18" Type="http://schemas.openxmlformats.org/officeDocument/2006/relationships/image" Target="media/image4.jpg"/><Relationship Id="rId7" Type="http://schemas.openxmlformats.org/officeDocument/2006/relationships/image" Target="media/image12.jpg"/><Relationship Id="rId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