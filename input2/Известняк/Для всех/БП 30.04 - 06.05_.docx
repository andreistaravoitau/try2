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bookmarkStart w:colFirst="0" w:colLast="0" w:name="_sco8pw5n12x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bookmarkStart w:colFirst="0" w:colLast="0" w:name="_gjdgxs" w:id="1"/>
      <w:bookmarkEnd w:id="1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30.04 - 06.05.24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6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РО1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было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2"/>
            <w:bookmarkEnd w:id="2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2"/>
            <w:bookmarkEnd w:id="2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Курс ЗП сотрудников производства ( дополнение по отпускам производства)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Книга А. Высоцкого Финансовое планирование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Усвоенный материал по курсу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</w:tbl>
    <w:p w:rsidR="00000000" w:rsidDel="00000000" w:rsidP="00000000" w:rsidRDefault="00000000" w:rsidRPr="00000000" w14:paraId="000000B4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_20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/ФАКТ__________17ч. 40 мин________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Бухгалтер по первичной документации.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Кандидат вышел из ИС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Обучить сотрудников дополнению в ИП по отпускам производства.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Сотрудники прошли обучение по курсу. Подтвердили его.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Утвержден справочник статистик - финансовое отделение.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Дополнение папки должности сотрудников ( устранение выявленных отклонений п. 8а)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Закрытые задачи сотрудников.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Программа по введению в должность ИГ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Прописана программа в Битрикс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Составлена заявка на найм. Размещено объявление.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Проведено 5 собеседований на вакансию. Кандидаты отвечающие заявке на найм переданы РО4.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Официальное оформление лаборанта на Лидер Постач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Официально оформленный сотрудник.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Таблица кадрового резерва персонала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Внести актуальные данные в таблицу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Просчет мотивации для мех. службы</w:t>
            </w:r>
          </w:p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главного инженера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________________12.5__________/ФАКТ_______14ч___________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_________________34.5__________/ФАКТ________31ч 40 мин_________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</w:t>
      </w:r>
      <w:ins w:author="Анна Логвиненко" w:id="0" w:date="2024-04-30T13:27:06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