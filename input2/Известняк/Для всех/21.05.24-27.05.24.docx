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МЕНЕДЖЕРА СЕКЦИИ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6"/>
        <w:gridCol w:w="3981"/>
        <w:gridCol w:w="3579"/>
        <w:tblGridChange w:id="0">
          <w:tblGrid>
            <w:gridCol w:w="3176"/>
            <w:gridCol w:w="3981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21.05.24-27.05.24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Кандидатов Ю.А.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менеджер 12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400"/>
      </w:tblPr>
      <w:tblGrid>
        <w:gridCol w:w="428"/>
        <w:gridCol w:w="5746"/>
        <w:gridCol w:w="761"/>
        <w:gridCol w:w="748"/>
        <w:gridCol w:w="801"/>
        <w:gridCol w:w="1188"/>
        <w:gridCol w:w="1188"/>
        <w:tblGridChange w:id="0">
          <w:tblGrid>
            <w:gridCol w:w="428"/>
            <w:gridCol w:w="5746"/>
            <w:gridCol w:w="761"/>
            <w:gridCol w:w="748"/>
            <w:gridCol w:w="801"/>
            <w:gridCol w:w="1188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ГСД: Кол-во доставленного товара в срок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2601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2478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2779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Количество доставленного товара в срок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2799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2495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89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2387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Подстатистика 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Подстатистика 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1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860.0" w:type="dxa"/>
        <w:jc w:val="left"/>
        <w:tblInd w:w="-40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360"/>
        <w:gridCol w:w="3600"/>
        <w:gridCol w:w="4380"/>
        <w:gridCol w:w="740"/>
        <w:gridCol w:w="780"/>
        <w:gridCol w:w="1000"/>
        <w:tblGridChange w:id="0">
          <w:tblGrid>
            <w:gridCol w:w="360"/>
            <w:gridCol w:w="3600"/>
            <w:gridCol w:w="4380"/>
            <w:gridCol w:w="740"/>
            <w:gridCol w:w="780"/>
            <w:gridCol w:w="1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rHeight w:val="493.00781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день в Битриксе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30     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30     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отчет за предыдущий отчетный день и одобренный у руководителя план на будущий отчетный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выполнению квоты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актуальный отчет по выполнению квоты согласно правил компаний.</w:t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Составленный план на неделю с действиями по достижению квоты и задачами по выполнению стратегических программ.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пройденному обучению и дополнению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Утвержденный у руководителя повышающий коэффициент за пройденное обучение и дополнение папки должности</w:t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 заявки на приобретение.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Готовые финансовые заявки.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10.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Внести дополнения в папку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Актуальная и полная папка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6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Обучаться по своей индивидуальной программе (“Эйнштейн”, изучение регламентов и инструкций, прочее).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Усвоенные материалы, по которым сданы письменные ответы на вопросы.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151515"/>
                <w:highlight w:val="white"/>
                <w:rtl w:val="0"/>
              </w:rPr>
              <w:t xml:space="preserve">ИП Правила получения дипломов, грамот и наград для компании ВБА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Ип пройдено на платформе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keepNext w:val="1"/>
        <w:widowControl w:val="0"/>
        <w:spacing w:before="200" w:line="240" w:lineRule="auto"/>
        <w:ind w:right="8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7 ч 0 мин/ФАКТ ч 0мин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 </w:t>
        <w:br w:type="textWrapping"/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890.0" w:type="dxa"/>
        <w:jc w:val="left"/>
        <w:tblInd w:w="-591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405"/>
        <w:gridCol w:w="3420"/>
        <w:gridCol w:w="4365"/>
        <w:gridCol w:w="720"/>
        <w:gridCol w:w="870"/>
        <w:gridCol w:w="1110"/>
        <w:tblGridChange w:id="0">
          <w:tblGrid>
            <w:gridCol w:w="405"/>
            <w:gridCol w:w="3420"/>
            <w:gridCol w:w="4365"/>
            <w:gridCol w:w="720"/>
            <w:gridCol w:w="87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Обработать заказы менеджера по просчету стоимости доставки продукции клиентам  компании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Все заказы обработаны по просчету   стоимости доставки продукции клиентам компании, данные переданы менеджеру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Отгрузить МП с производства Мелиоративное в кол-ве 425т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Вовремя отгружен  МП с производства Мелиоративное в кол-ве 425т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Капарол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25т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 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на 80%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Свитондейл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Шляховик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Асфальт Днепр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Юни Партс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Запорожье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МП с переработчиков в кол-ве 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МП с переработчиков в кол-ве 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Тернополь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известняк в кол-ве 2200т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2200т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на 91%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МП в кол-ве 154т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154т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на 76%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вывоз клиента Ясенсвит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Клиент Ясенсвит обеспечен транспортом для вывоза ГП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Отписать документы в 1С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отписаны документы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производство Мелиоративное сырьем в кол-ве 300т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поставлено сырье на производство Мелиоративное в кол-ве 300т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Порт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300т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ЕНКО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(люди) выгрузку сырья 5 вагонов на станции Орловщина.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Вагоны выгружены и сданы в соответствующем виде на станцию Орловщина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доставку сырья со станции Орловщина на производство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Сырье завезено на производство с минимальными издержками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Свести взаиморасчеты с поставщиками и перевозчиками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Сведены взаиморасчеты с поставщиками и перевозчиками, актуальные данные соответствуют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line="240" w:lineRule="auto"/>
              <w:jc w:val="center"/>
              <w:rPr/>
            </w:pPr>
            <w:hyperlink r:id="rId6">
              <w:r w:rsidDel="00000000" w:rsidR="00000000" w:rsidRPr="00000000">
                <w:rPr>
                  <w:rtl w:val="0"/>
                </w:rPr>
                <w:br w:type="textWrapping"/>
                <w:t xml:space="preserve">Контроль узких мест по 4-му отделению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Выявлены узкие места. Составлен план по устранению и предоставлен руководителю.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keepNext w:val="1"/>
        <w:spacing w:before="200"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ДЕЙСТВИЯМ НА НЕДЕЛЮ: 27 ч /ФАКТ 28 ч 30 мин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1"/>
        <w:spacing w:before="200" w:line="240" w:lineRule="auto"/>
        <w:rPr/>
      </w:pP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ВСЕМ ЗАДАЧАМ: 32 ч 30 мин /ФАКТ 34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ч 30мин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br w:type="textWrapping"/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_________</w:t>
      </w:r>
      <w:ins w:author="Stas Dovgenko" w:id="0" w:date="2024-05-22T14:09:14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1"/>
        <w:widowControl w:val="0"/>
        <w:spacing w:before="200" w:line="240" w:lineRule="auto"/>
        <w:ind w:right="8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widowControl w:val="0"/>
        <w:spacing w:before="200" w:line="240" w:lineRule="auto"/>
        <w:ind w:right="8"/>
        <w:jc w:val="right"/>
        <w:rPr>
          <w:rFonts w:ascii="Trebuchet MS" w:cs="Trebuchet MS" w:eastAsia="Trebuchet MS" w:hAnsi="Trebuchet M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before="20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orp.vba.com.ua/company/personal/user/528/tasks/task/view/72244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