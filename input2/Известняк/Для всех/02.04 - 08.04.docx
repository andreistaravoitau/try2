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ОТДЕЛЕНИЯ</w:t>
      </w: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80"/>
        <w:gridCol w:w="3975"/>
        <w:gridCol w:w="3435"/>
        <w:tblGridChange w:id="0">
          <w:tblGrid>
            <w:gridCol w:w="3180"/>
            <w:gridCol w:w="3975"/>
            <w:gridCol w:w="343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02.04 - 08.04.24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 РО1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41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35"/>
        <w:gridCol w:w="5745"/>
        <w:gridCol w:w="765"/>
        <w:gridCol w:w="750"/>
        <w:gridCol w:w="795"/>
        <w:gridCol w:w="1185"/>
        <w:gridCol w:w="735"/>
        <w:tblGridChange w:id="0">
          <w:tblGrid>
            <w:gridCol w:w="435"/>
            <w:gridCol w:w="5745"/>
            <w:gridCol w:w="765"/>
            <w:gridCol w:w="750"/>
            <w:gridCol w:w="795"/>
            <w:gridCol w:w="1185"/>
            <w:gridCol w:w="73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кол-во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10"/>
        <w:gridCol w:w="3810"/>
        <w:gridCol w:w="3870"/>
        <w:gridCol w:w="750"/>
        <w:gridCol w:w="690"/>
        <w:gridCol w:w="945"/>
        <w:tblGridChange w:id="0">
          <w:tblGrid>
            <w:gridCol w:w="510"/>
            <w:gridCol w:w="3810"/>
            <w:gridCol w:w="3870"/>
            <w:gridCol w:w="750"/>
            <w:gridCol w:w="690"/>
            <w:gridCol w:w="9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Провести ежедневную инспекцию по  отчетам сотрудников. Сформировать свой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Предоставлен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руководителем.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Предоставленный отчет о выполненных задачах за предыдущий день и 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подчиненными.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Предоставленные отчеты о выполненных задачах за предыдущий день подчиненных и одобренные их планы на день.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    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общем собрании персонала среда 16:30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ежедневную инспекцию по отчетам, фотоотчетам, планам на день и неделю.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еженедельную  инспекцию.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рекомендательном совете.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совете по качеству.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Принять участие в общем собрании персонала по итогам марта. 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"/>
                <w:szCs w:val="2"/>
                <w:highlight w:val="whit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15"/>
                <w:szCs w:val="15"/>
                <w:highlight w:val="white"/>
                <w:rtl w:val="0"/>
              </w:rPr>
              <w:t xml:space="preserve">Курс по подготовке к участию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Пройти курс обучения Технология эффективного увольнения.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_21_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/ФАКТ_____22_______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665.0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630"/>
        <w:gridCol w:w="3735"/>
        <w:gridCol w:w="3855"/>
        <w:gridCol w:w="780"/>
        <w:gridCol w:w="810"/>
        <w:gridCol w:w="855"/>
        <w:tblGridChange w:id="0">
          <w:tblGrid>
            <w:gridCol w:w="630"/>
            <w:gridCol w:w="3735"/>
            <w:gridCol w:w="3855"/>
            <w:gridCol w:w="780"/>
            <w:gridCol w:w="810"/>
            <w:gridCol w:w="855"/>
          </w:tblGrid>
        </w:tblGridChange>
      </w:tblGrid>
      <w:tr>
        <w:trPr>
          <w:cantSplit w:val="0"/>
          <w:trHeight w:val="123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Найм НО11, Мелиоративное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Кандидат вышел из ИС.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НО11, Каменец. ИС стажера Старичка 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Найм НО2, стажер Смык 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Бухгалтер по первичной документации.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5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ЗРС по 13 ЗП на текущий год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ЗРС утверждена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Обучение по 13 ЗП для сотрудников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Сотрудники прошли обучение. Усвоили материал по курсу.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Мотивация для мех.службы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Презентована дополненная концепция  по мотивации для мех.службы. Одобрена.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Перевод НО8 и Но9 на квоты по ГСД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 Утверждена ЗРС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Перевод сотрудников на Промснаб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В таблице Працівники - стан документів подтянуты все необходимые сканы.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Сформировать таблицу по сотрудникам для охраны труда, Каменец.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Таблица сформирована.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НО11, МЛ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Проект по 13 ЗП</w:t>
              <w:br w:type="textWrapping"/>
              <w:t xml:space="preserve">https://corp.vba.com.ua/company/personal/user/574/tasks/task/view/189068/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ЗРС по 13 ЗП на текущий год</w:t>
              <w:br w:type="textWrapping"/>
              <w:t xml:space="preserve">Обучение по 13 ЗП для сотрудников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Взять в квоту бухгалтера по первичной документации.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___________15__/ФАКТ________16_______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_________ 36_____/ФАКТ_____37_________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</w:t>
      </w:r>
      <w:ins w:author="Сергей Устинов" w:id="0" w:date="2024-04-02T13:43:28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