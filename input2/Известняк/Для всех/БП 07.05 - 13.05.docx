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07.05 - 13.05.24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РО1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 отчета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 было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Принять участие в общем собрании персонала по итогам апреля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68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Получена информация о состоянии дел в компании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Книга А. Высоцкого Финансовое планирование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</w:tbl>
    <w:p w:rsidR="00000000" w:rsidDel="00000000" w:rsidP="00000000" w:rsidRDefault="00000000" w:rsidRPr="00000000" w14:paraId="000000AD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_21.5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_20  ,5 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Обучить сотрудников дополнению в ИП по отпускам производства.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Сотрудники прошли обучение по курсу. Подтвердили его.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Утвержден справочник статистик - финансовое отделение.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Дополнение папки должности сотрудников ( устранение выявленных отклонений п. 8а)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Закрытые задачи сотрудников.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Проведено 10 собеседований на вакансию. Кандидаты отвечающие заявке на найм переданы РО4.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Найм ГИ Каменец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Провести совместно с РО4 повторное соб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еседование на вакансию отвечающую заявке на найм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Таблица по кадровому резерву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Внесены актуальные данные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Разработать предложения по внесению изменений в п.8 Регламента папки должности.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Предложения разработаны и переданы РО1 УК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Просчет мотивации для мех. службы</w:t>
            </w:r>
          </w:p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________________17__________/ФАКТ_____17_____________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_______38,5 _________/ФАКТ_______37,5_______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</w:t>
      </w:r>
      <w:ins w:author="Сергей Устинов" w:id="0" w:date="2024-05-07T14:26:58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del w:author="Сергей Устинов" w:id="0" w:date="2024-05-07T14:26:58Z">
        <w:r w:rsidDel="00000000" w:rsidR="00000000" w:rsidRPr="00000000">
          <w:rPr>
            <w:rFonts w:ascii="Trebuchet MS" w:cs="Trebuchet MS" w:eastAsia="Trebuchet MS" w:hAnsi="Trebuchet MS"/>
            <w:rtl w:val="0"/>
          </w:rPr>
          <w:delText xml:space="preserve">_</w:delText>
        </w:r>
      </w:del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