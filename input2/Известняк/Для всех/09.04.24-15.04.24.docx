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40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40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МЕНЕДЖЕРА СЕКЦИИ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726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3175"/>
        <w:gridCol w:w="4116"/>
        <w:gridCol w:w="3445"/>
        <w:tblGridChange w:id="0">
          <w:tblGrid>
            <w:gridCol w:w="3175"/>
            <w:gridCol w:w="4116"/>
            <w:gridCol w:w="34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ffffff" w:val="clear"/>
            <w:tcMar>
              <w:left w:w="93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1"/>
              <w:spacing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09.04.24-15.04.24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93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1"/>
              <w:spacing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Кандидатов Ю.А.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93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1"/>
              <w:spacing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   менеджер 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938.0" w:type="dxa"/>
        <w:jc w:val="left"/>
        <w:tblInd w:w="-676.9999999999999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538"/>
        <w:gridCol w:w="5962"/>
        <w:gridCol w:w="788"/>
        <w:gridCol w:w="775"/>
        <w:gridCol w:w="837"/>
        <w:gridCol w:w="925"/>
        <w:gridCol w:w="1113"/>
        <w:tblGridChange w:id="0">
          <w:tblGrid>
            <w:gridCol w:w="538"/>
            <w:gridCol w:w="5962"/>
            <w:gridCol w:w="788"/>
            <w:gridCol w:w="775"/>
            <w:gridCol w:w="837"/>
            <w:gridCol w:w="925"/>
            <w:gridCol w:w="1113"/>
          </w:tblGrid>
        </w:tblGridChange>
      </w:tblGrid>
      <w:tr>
        <w:trPr>
          <w:cantSplit w:val="1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% выполнения квоты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59.9414062500002" w:hRule="atLeast"/>
          <w:tblHeader w:val="0"/>
        </w:trPr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</w:tcBorders>
            <w:shd w:fill="ffffff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Кол-во доставленного товара в срок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2460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2312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2490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1"/>
        <w:spacing w:line="240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spacing w:line="240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spacing w:line="240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65.0" w:type="dxa"/>
        <w:jc w:val="left"/>
        <w:tblInd w:w="-577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000"/>
      </w:tblPr>
      <w:tblGrid>
        <w:gridCol w:w="450"/>
        <w:gridCol w:w="3510"/>
        <w:gridCol w:w="4365"/>
        <w:gridCol w:w="735"/>
        <w:gridCol w:w="825"/>
        <w:gridCol w:w="1080"/>
        <w:tblGridChange w:id="0">
          <w:tblGrid>
            <w:gridCol w:w="450"/>
            <w:gridCol w:w="3510"/>
            <w:gridCol w:w="4365"/>
            <w:gridCol w:w="735"/>
            <w:gridCol w:w="825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ind w:right="-57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30     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Одобренный у руководителя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Заполненный отчет по статистикам правильными, проверенными данными. 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Составленный план на неделю в соответствии со стандартами.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Подготовить финансовые заявки. ПЗП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Готовые финансовые заявки. ПЗП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Составить Заявки на оплату кредиторской задолженности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Составлены ЗРС на оплату кредиторской задолженности согласно обязательств, отправлена на оплату в бухгалтерию.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Свести взаиморасчеты с поставщиками за предыдущую неделю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ind w:right="68"/>
              <w:rPr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Сведенные взаиморасчеты с поставщиками, корректные взаиморасчёты в управленческом учете.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Участвовать в конференциях по координации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ind w:right="68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направлении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Дополнить шляпу поста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Шляпа поста допольнена актуальной информацией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1"/>
                <w:szCs w:val="21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Обучаться по своей индивидуальной программе Как писать оргполитику компании).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письменные ответы на вопросы.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0.0" w:type="dxa"/>
              <w:left w:w="20.0" w:type="dxa"/>
              <w:bottom w:w="5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13.085937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Roboto" w:cs="Roboto" w:eastAsia="Roboto" w:hAnsi="Roboto"/>
                <w:color w:val="151515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both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keepNext w:val="1"/>
        <w:widowControl w:val="0"/>
        <w:spacing w:before="60" w:line="240" w:lineRule="auto"/>
        <w:ind w:right="6"/>
        <w:jc w:val="right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widowControl w:val="0"/>
        <w:spacing w:before="60" w:line="240" w:lineRule="auto"/>
        <w:ind w:right="6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6 ч 10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widowControl w:val="0"/>
        <w:spacing w:before="60" w:line="240" w:lineRule="auto"/>
        <w:ind w:right="6"/>
        <w:jc w:val="righ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widowControl w:val="0"/>
        <w:spacing w:before="60" w:line="240" w:lineRule="auto"/>
        <w:ind w:right="6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 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425.0" w:type="dxa"/>
        <w:jc w:val="center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000"/>
      </w:tblPr>
      <w:tblGrid>
        <w:gridCol w:w="360"/>
        <w:gridCol w:w="3255"/>
        <w:gridCol w:w="4155"/>
        <w:gridCol w:w="705"/>
        <w:gridCol w:w="810"/>
        <w:gridCol w:w="1140"/>
        <w:tblGridChange w:id="0">
          <w:tblGrid>
            <w:gridCol w:w="360"/>
            <w:gridCol w:w="3255"/>
            <w:gridCol w:w="4155"/>
            <w:gridCol w:w="705"/>
            <w:gridCol w:w="810"/>
            <w:gridCol w:w="114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Обработать заказы менеджера по просчету стоимости доставки продукции клиентам  компании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Все заказы обработаны по просчету   стоимости доставки продукции клиентам компании, данные переданы менеджеру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Отгрузить МП с производства Мелиоративное в кол-ве 125т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Вовремя отгружен  МП с производства Мелиоративное в кол-ве 125т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Капарол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25т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 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Свитондейл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Шляховик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Асфальт Днепр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Юни Партс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978515625" w:hRule="atLeast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Запорожье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МП с переработчиков в кол-ве 22т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МП с переработчиков в кол-ве 22т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Тернополь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22т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известняк в кол-ве 2230т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2230т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на 91%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МП в кол-ве 135т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135т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вывоз клиента Ясенсвит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Клиент Ясенсвит обеспечен транспортом для вывоза ГП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Отписать документы в 1С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отписаны документы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  <w:t xml:space="preserve">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производство Мелиоративное сырьем в кол-ве 1000т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поставлено сырье на производство Мелиоративное в кол-ве 1000т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Порт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ЕНКО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700т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  <w:t xml:space="preserve">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(люди) выгрузку сырья 5 вагонов на станции Орловщина.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Вагоны выгружены и сданы в соответствующем виде на станцию Орловщина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доставку сырья со станции Орловщина на производство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Сырье завезено на производство с минимальными издержками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Свести взаиморасчеты с поставщиками и перевозчиками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Сведены взаиморасчеты с поставщиками и перевозчиками, актуальные данные соответствуют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/>
            </w:pPr>
            <w:hyperlink r:id="rId6">
              <w:r w:rsidDel="00000000" w:rsidR="00000000" w:rsidRPr="00000000">
                <w:rPr>
                  <w:rtl w:val="0"/>
                </w:rPr>
                <w:br w:type="textWrapping"/>
                <w:t xml:space="preserve">Контроль узких мест по 4-му отделению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Выявлены узкие места. Составлен план по устранению и предоставлен руководителю.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" w:hRule="atLeast"/>
          <w:tblHeader w:val="0"/>
        </w:trPr>
        <w:tc>
          <w:tcPr>
            <w:gridSpan w:val="6"/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keepNext w:val="1"/>
        <w:widowControl w:val="0"/>
        <w:spacing w:before="200" w:line="240" w:lineRule="auto"/>
        <w:ind w:right="8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  33 часов 00  минут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widowControl w:val="0"/>
        <w:spacing w:before="200" w:line="240" w:lineRule="auto"/>
        <w:ind w:right="98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 39  часов  10   минут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1"/>
        <w:widowControl w:val="0"/>
        <w:spacing w:before="200" w:line="240" w:lineRule="auto"/>
        <w:ind w:right="98"/>
        <w:jc w:val="right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</w:r>
      <w:r w:rsidDel="00000000" w:rsidR="00000000" w:rsidRPr="00000000">
        <w:rPr>
          <w:rFonts w:ascii="Trebuchet MS" w:cs="Trebuchet MS" w:eastAsia="Trebuchet MS" w:hAnsi="Trebuchet MS"/>
          <w:b w:val="1"/>
          <w:u w:val="single"/>
          <w:rtl w:val="0"/>
        </w:rPr>
        <w:t xml:space="preserve"> 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br w:type="textWrapping"/>
        <w:br w:type="textWrapping"/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</w:t>
      </w:r>
      <w:ins w:author="Stas Dovgenko" w:id="0" w:date="2024-04-09T12:44:44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___________________________________________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21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1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orp.vba.com.ua/company/personal/user/528/tasks/task/view/72244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