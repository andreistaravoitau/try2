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ОТДЕЛЕНИЯ</w:t>
      </w:r>
      <w:r w:rsidDel="00000000" w:rsidR="00000000" w:rsidRPr="00000000">
        <w:rPr>
          <w:rtl w:val="0"/>
        </w:rPr>
      </w:r>
    </w:p>
    <w:tbl>
      <w:tblPr>
        <w:tblStyle w:val="Table1"/>
        <w:tblW w:w="10590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80"/>
        <w:gridCol w:w="3975"/>
        <w:gridCol w:w="3435"/>
        <w:tblGridChange w:id="0">
          <w:tblGrid>
            <w:gridCol w:w="3180"/>
            <w:gridCol w:w="3975"/>
            <w:gridCol w:w="343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09.04 - 15.04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 РО1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41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35"/>
        <w:gridCol w:w="5745"/>
        <w:gridCol w:w="765"/>
        <w:gridCol w:w="750"/>
        <w:gridCol w:w="795"/>
        <w:gridCol w:w="1185"/>
        <w:gridCol w:w="735"/>
        <w:tblGridChange w:id="0">
          <w:tblGrid>
            <w:gridCol w:w="435"/>
            <w:gridCol w:w="5745"/>
            <w:gridCol w:w="765"/>
            <w:gridCol w:w="750"/>
            <w:gridCol w:w="795"/>
            <w:gridCol w:w="1185"/>
            <w:gridCol w:w="73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кол-во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575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495"/>
        <w:gridCol w:w="3825"/>
        <w:gridCol w:w="3870"/>
        <w:gridCol w:w="750"/>
        <w:gridCol w:w="690"/>
        <w:gridCol w:w="945"/>
        <w:tblGridChange w:id="0">
          <w:tblGrid>
            <w:gridCol w:w="495"/>
            <w:gridCol w:w="3825"/>
            <w:gridCol w:w="3870"/>
            <w:gridCol w:w="750"/>
            <w:gridCol w:w="690"/>
            <w:gridCol w:w="9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Провести ежедневную инспекцию по  отчетам сотрудников. Сформировать свой отчет по выполнению квот.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Предоставлен отчет по выполнению квот.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руководителем.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Предоставленный отчет о выполненных задачах за предыдущий день и одобренный у руководителя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подчиненными.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Предоставленные отчеты о выполненных задачах за предыдущий день подчиненных и одобренные их планы на день.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    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общем собрании персонала среда 16:30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скинула видео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Проводить ежедневную инспекцию по отчетам, фотоотчетам, планам на день и неделю.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Отчеты всех сотрудников по планам на день должны быть составлены согласно регламенту компании и отправлены в срок.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Проводить еженедельную  инспекцию.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Отчеты всех сотрудников по планам на день должны быть составлены согласно регламенту компании и отправлены в срок.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рекомендательном совете.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Полученная информация о ситуации 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совете по качеству.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Полученная информация о ситуации 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Пройти курс обучения Технология эффективного увольнения.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Усвоенный материал по курсу.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Обучение по бизнес процессам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Схематично описан бизнес процесс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24"/>
          <w:szCs w:val="24"/>
          <w:rtl w:val="0"/>
        </w:rPr>
        <w:t xml:space="preserve">21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/ФАКТ____20, 5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665.0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85"/>
        <w:gridCol w:w="3780"/>
        <w:gridCol w:w="3855"/>
        <w:gridCol w:w="780"/>
        <w:gridCol w:w="810"/>
        <w:gridCol w:w="855"/>
        <w:tblGridChange w:id="0">
          <w:tblGrid>
            <w:gridCol w:w="585"/>
            <w:gridCol w:w="3780"/>
            <w:gridCol w:w="3855"/>
            <w:gridCol w:w="780"/>
            <w:gridCol w:w="810"/>
            <w:gridCol w:w="855"/>
          </w:tblGrid>
        </w:tblGridChange>
      </w:tblGrid>
      <w:tr>
        <w:trPr>
          <w:cantSplit w:val="0"/>
          <w:trHeight w:val="123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НО11, Каменец. ИС стажера Старичка 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НО10Б.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Найм НО2, стажер Смык 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Бухгалтер по первичной документации.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Утвердить ЗРС по отпуску для сотрудников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Утверждена ЗРС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Утвердить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Утвержден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Утвердить справочник статистик - финансовое отделение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Утвержден справочник статистик - финансовое отделение.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5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не выполнено</w:t>
            </w:r>
          </w:p>
          <w:p w:rsidR="00000000" w:rsidDel="00000000" w:rsidP="00000000" w:rsidRDefault="00000000" w:rsidRPr="00000000" w14:paraId="000000A6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Принять участие в конференции по платформе для HR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Получена информация о продукте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Бухгалтер н аутсорсе.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Проведены собеседования на вакансию. Проведено повторное собеседование с РО3.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Постановка на пост главного инженера, просчет мотивации для мех. службы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Взять в квоту НО11, МЛ + операторы производственной линии.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____________19_/ФАКТ__________16______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ВСЕМ ЗАДАЧАМ: _________ 40______/ФАКТ_____36,5_________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______________</w:t>
      </w:r>
      <w:ins w:author="Сергей Устинов" w:id="0" w:date="2024-04-09T14:19:21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