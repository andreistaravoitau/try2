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40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40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МЕНЕДЖЕРА СЕКЦИИ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726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3175"/>
        <w:gridCol w:w="4116"/>
        <w:gridCol w:w="3445"/>
        <w:tblGridChange w:id="0">
          <w:tblGrid>
            <w:gridCol w:w="3175"/>
            <w:gridCol w:w="4116"/>
            <w:gridCol w:w="34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ffffff" w:val="clear"/>
            <w:tcMar>
              <w:left w:w="93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1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16.04.24-22.04.24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93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1"/>
              <w:spacing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Кандидатов Ю.А.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93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1"/>
              <w:spacing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   менеджер 12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938.0" w:type="dxa"/>
        <w:jc w:val="left"/>
        <w:tblInd w:w="-676.9999999999999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538"/>
        <w:gridCol w:w="5962"/>
        <w:gridCol w:w="788"/>
        <w:gridCol w:w="775"/>
        <w:gridCol w:w="837"/>
        <w:gridCol w:w="925"/>
        <w:gridCol w:w="1113"/>
        <w:tblGridChange w:id="0">
          <w:tblGrid>
            <w:gridCol w:w="538"/>
            <w:gridCol w:w="5962"/>
            <w:gridCol w:w="788"/>
            <w:gridCol w:w="775"/>
            <w:gridCol w:w="837"/>
            <w:gridCol w:w="925"/>
            <w:gridCol w:w="1113"/>
          </w:tblGrid>
        </w:tblGridChange>
      </w:tblGrid>
      <w:tr>
        <w:trPr>
          <w:cantSplit w:val="1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% выполнения квоты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59.9414062500002" w:hRule="atLeast"/>
          <w:tblHeader w:val="0"/>
        </w:trPr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Кол-во доставленного товара в срок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2490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2308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2729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1"/>
        <w:spacing w:line="240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spacing w:line="240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spacing w:line="240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65.0" w:type="dxa"/>
        <w:jc w:val="left"/>
        <w:tblInd w:w="-577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000"/>
      </w:tblPr>
      <w:tblGrid>
        <w:gridCol w:w="450"/>
        <w:gridCol w:w="3510"/>
        <w:gridCol w:w="4365"/>
        <w:gridCol w:w="735"/>
        <w:gridCol w:w="825"/>
        <w:gridCol w:w="1080"/>
        <w:tblGridChange w:id="0">
          <w:tblGrid>
            <w:gridCol w:w="450"/>
            <w:gridCol w:w="3510"/>
            <w:gridCol w:w="4365"/>
            <w:gridCol w:w="735"/>
            <w:gridCol w:w="825"/>
            <w:gridCol w:w="108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ind w:right="-57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Составить план на день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30     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Одобренный у руководителя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Заполненный отчет по статистикам правильными, проверенными данными. 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Составленный план на неделю в соответствии со стандартами.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Подготовить финансовые заявки. ПЗП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Готовые финансовые заявки. ПЗП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Составить Заявки на оплату кредиторской задолженности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Составлены ЗРС на оплату кредиторской задолженности согласно обязательств, отправлена на оплату в бухгалтерию.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Свести взаиморасчеты с поставщиками за предыдущую неделю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ind w:right="68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Сведенные взаиморасчеты с поставщиками, корректные взаиморасчёты в управленческом учете.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конференциях по координации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ind w:right="68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Осведомленность в отношении состояния дел в направлении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Дополнить шляпу поста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Шляпа поста допольнена актуальной информацией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1"/>
                <w:szCs w:val="21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Обучаться по своей индивидуальной программе Как писать оргполитику компании).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письменные ответы на вопросы.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13.085937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Roboto" w:cs="Roboto" w:eastAsia="Roboto" w:hAnsi="Roboto"/>
                <w:color w:val="151515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keepNext w:val="1"/>
        <w:widowControl w:val="0"/>
        <w:spacing w:before="60" w:line="240" w:lineRule="auto"/>
        <w:ind w:right="6"/>
        <w:jc w:val="right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widowControl w:val="0"/>
        <w:spacing w:before="60" w:line="240" w:lineRule="auto"/>
        <w:ind w:right="6"/>
        <w:jc w:val="righ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6 ч 10 мин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widowControl w:val="0"/>
        <w:spacing w:before="60" w:line="240" w:lineRule="auto"/>
        <w:ind w:right="6"/>
        <w:jc w:val="righ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widowControl w:val="0"/>
        <w:spacing w:before="60" w:line="240" w:lineRule="auto"/>
        <w:ind w:right="6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425.0" w:type="dxa"/>
        <w:jc w:val="center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000"/>
      </w:tblPr>
      <w:tblGrid>
        <w:gridCol w:w="360"/>
        <w:gridCol w:w="3255"/>
        <w:gridCol w:w="4155"/>
        <w:gridCol w:w="705"/>
        <w:gridCol w:w="810"/>
        <w:gridCol w:w="1140"/>
        <w:tblGridChange w:id="0">
          <w:tblGrid>
            <w:gridCol w:w="360"/>
            <w:gridCol w:w="3255"/>
            <w:gridCol w:w="4155"/>
            <w:gridCol w:w="705"/>
            <w:gridCol w:w="810"/>
            <w:gridCol w:w="114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Обработать заказы менеджера по просчету стоимости доставки продукции клиентам  компании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Все заказы обработаны по просчету   стоимости доставки продукции клиентам компании, данные переданы менеджеру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Отгрузить МП с производства Мелиоративное в кол-ве 225т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Вовремя отгружен  МП с производства Мелиоративное в кол-ве 225т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Капарол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25т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 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Свитондейл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Шляховик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Асфальт Днепр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Юни Партс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Запорожье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МП с переработчиков в кол-ве 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МП с переработчиков в кол-ве 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Тернополь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</w:t>
            </w: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известняк в кол-ве 2300т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2300т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МП в кол-ве 204т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204т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вывоз клиента Ясенсвит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Клиент Ясенсвит обеспечен транспортом для вывоза ГП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Отписать документы в 1С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отписаны документы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производство Мелиоративное сырьем в кол-ве 200т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поставлено сырье на производство Мелиоративное в кол-ве 200т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Порт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ЕНКО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(люди) выгрузку сырья 5 вагонов на станции Орловщина.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Вагоны выгружены и сданы в соответствующем виде на станцию Орловщина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доставку сырья со станции Орловщина на производство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Сырье завезено на производство с минимальными издержками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Свести взаиморасчеты с поставщиками и перевозчиками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Сведены взаиморасчеты с поставщиками и перевозчиками, актуальные данные соответствуют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line="240" w:lineRule="auto"/>
              <w:jc w:val="center"/>
              <w:rPr/>
            </w:pPr>
            <w:hyperlink r:id="rId6">
              <w:r w:rsidDel="00000000" w:rsidR="00000000" w:rsidRPr="00000000">
                <w:rPr>
                  <w:rtl w:val="0"/>
                </w:rPr>
                <w:br w:type="textWrapping"/>
                <w:t xml:space="preserve">Контроль узких мест по 4-му отделению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Выявлены узкие места. Составлен план по устранению и предоставлен руководителю.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" w:hRule="atLeast"/>
          <w:tblHeader w:val="0"/>
        </w:trPr>
        <w:tc>
          <w:tcPr>
            <w:gridSpan w:val="6"/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keepNext w:val="1"/>
        <w:widowControl w:val="0"/>
        <w:spacing w:before="200" w:line="240" w:lineRule="auto"/>
        <w:ind w:right="8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ДЕЙСТВИЯМ НА НЕДЕЛЮ  33 часов 00  минут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widowControl w:val="0"/>
        <w:spacing w:before="200" w:line="240" w:lineRule="auto"/>
        <w:ind w:right="98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ВСЕМ ЗАДАЧАМ:  39  часов  10   минут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1"/>
        <w:widowControl w:val="0"/>
        <w:spacing w:before="200" w:line="240" w:lineRule="auto"/>
        <w:ind w:right="98"/>
        <w:jc w:val="right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</w:r>
      <w:r w:rsidDel="00000000" w:rsidR="00000000" w:rsidRPr="00000000">
        <w:rPr>
          <w:rFonts w:ascii="Trebuchet MS" w:cs="Trebuchet MS" w:eastAsia="Trebuchet MS" w:hAnsi="Trebuchet MS"/>
          <w:b w:val="1"/>
          <w:u w:val="single"/>
          <w:rtl w:val="0"/>
        </w:rPr>
        <w:t xml:space="preserve"> 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br w:type="textWrapping"/>
        <w:br w:type="textWrapping"/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_________</w:t>
      </w:r>
      <w:ins w:author="Stas Dovgenko" w:id="0" w:date="2024-04-16T15:46:10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______________________________________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21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1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orp.vba.com.ua/company/personal/user/528/tasks/task/view/72244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