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5"/>
        <w:gridCol w:w="3982"/>
        <w:gridCol w:w="3579"/>
        <w:tblGridChange w:id="0">
          <w:tblGrid>
            <w:gridCol w:w="3175"/>
            <w:gridCol w:w="3982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04.06 - 10.06.24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РО1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84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01"/>
        <w:gridCol w:w="3803"/>
        <w:gridCol w:w="3851"/>
        <w:gridCol w:w="785"/>
        <w:gridCol w:w="806"/>
        <w:gridCol w:w="1238"/>
        <w:tblGridChange w:id="0">
          <w:tblGrid>
            <w:gridCol w:w="501"/>
            <w:gridCol w:w="3803"/>
            <w:gridCol w:w="3851"/>
            <w:gridCol w:w="785"/>
            <w:gridCol w:w="806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Провести утреннюю координацию с подчиненными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Полученный отчет за предыдущий отчетный день и утвержденный план задач на будущий отчетный день подчиненных. Предоставленный фотоотчет в группу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заказы на приобретение. . Утвердить заказы на приобретение подчиненных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заказы на приобретение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Подготовиться к Совету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Выявленные отклонения в работе компании, записанные в протокол  Совета по качеству.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Совете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Решения по выявленным отклонениям в работе компании. Как больше не допускать такие отклонения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подразделения на четыре и более недели.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Общий план работы отделения на четыре и более недели, с задачами по выполнению квот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Согласованные действия всех подразделений на устранение узкого места компании, общий план работы компании по достижению недельной квоты, одобренные платежи.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собрании с владельцем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Полученные ответы на вопросы у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дополнений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Принять участие в общем собрании персонала по итогам апреля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68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Получена информация о состоянии дел в компании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18"/>
                <w:szCs w:val="18"/>
                <w:highlight w:val="white"/>
                <w:rtl w:val="0"/>
              </w:rPr>
              <w:t xml:space="preserve">Як розширити воронку кандидатів на дефіцинтому ринку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Усвоенный материал по курсу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_19, 5 ч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51.000000000002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70"/>
        <w:gridCol w:w="3801"/>
        <w:gridCol w:w="3851"/>
        <w:gridCol w:w="787"/>
        <w:gridCol w:w="804"/>
        <w:gridCol w:w="1238"/>
        <w:tblGridChange w:id="0">
          <w:tblGrid>
            <w:gridCol w:w="570"/>
            <w:gridCol w:w="3801"/>
            <w:gridCol w:w="3851"/>
            <w:gridCol w:w="787"/>
            <w:gridCol w:w="804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Найм НО11, Каменец. ИС стажера Старичка 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Сотрудник вышел из ИС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Найм НО10Б. ИС стажера Гудь А.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Стажер вышел на ИС. Все данные по стажеру внесены в программу.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Каменец. ИС стажера Карнияшик С.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Стажер вышел на ИС. Все данные по стажеру внесены в программу.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оператора производственной линии, крановщика, тракториста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Проведено 10 собеседований. кандидаты отвечающие заявке на найм приглашены на повторное собеседование на производство.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Внести дополнения согласно утвержденного перечня того, какая информация по определенным пунктам должна содержаться в статистиках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утвержден справочник статистик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Утвердить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Утвержден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п 8 в регламенте по составлении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Предложения по внесению изменений в регламент утвердить на РС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Найм главного инженера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____________18 _________/ФАКТ__________________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________37,5 ___/ФАКТ_________________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</w:t>
      </w:r>
      <w:del w:author="Сергей Устинов" w:id="0" w:date="2024-06-04T14:39:58Z">
        <w:r w:rsidDel="00000000" w:rsidR="00000000" w:rsidRPr="00000000">
          <w:rPr>
            <w:rFonts w:ascii="Trebuchet MS" w:cs="Trebuchet MS" w:eastAsia="Trebuchet MS" w:hAnsi="Trebuchet MS"/>
            <w:rtl w:val="0"/>
          </w:rPr>
          <w:delText xml:space="preserve">_утверждаю</w:delText>
        </w:r>
      </w:del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</w:t>
      </w:r>
      <w:ins w:author="Сергей Устинов" w:id="1" w:date="2024-06-04T14:43:04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spacing w:before="200"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