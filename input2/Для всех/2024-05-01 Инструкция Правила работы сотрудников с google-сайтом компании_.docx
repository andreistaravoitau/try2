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jc w:val="center"/>
        <w:rPr>
          <w:ins w:author="Алла Волошина" w:id="0" w:date="2024-05-24T06:59:30Z"/>
        </w:rPr>
      </w:pPr>
      <w:ins w:author="Алла Волошина" w:id="0" w:date="2024-05-24T06:59:30Z">
        <w:bookmarkStart w:colFirst="0" w:colLast="0" w:name="_3t6t5qv38rrr" w:id="0"/>
        <w:bookmarkEnd w:id="0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2">
      <w:pPr>
        <w:widowControl w:val="0"/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12" name="image1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«Организация»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ПРАВИЛА РАБОТЫ СОТРУДНИКОВ С GOOGLE-САЙТОМ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                           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18.12.2020</w:t>
      </w:r>
    </w:p>
    <w:p w:rsidR="00000000" w:rsidDel="00000000" w:rsidP="00000000" w:rsidRDefault="00000000" w:rsidRPr="00000000" w14:paraId="00000008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штатного сотрудника</w:t>
      </w:r>
    </w:p>
    <w:p w:rsidR="00000000" w:rsidDel="00000000" w:rsidP="00000000" w:rsidRDefault="00000000" w:rsidRPr="00000000" w14:paraId="00000009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компании было принято решение переместить все оргполитики, папки должности, оргсхему и ИЦО на Google-сайт. Данная инструкция позволит каждому сотруднику работать с документами, размещенными на Google-сайте компании, а именно – ознакамливаться и вносить правки в оргполитики. </w:t>
      </w:r>
    </w:p>
    <w:p w:rsidR="00000000" w:rsidDel="00000000" w:rsidP="00000000" w:rsidRDefault="00000000" w:rsidRPr="00000000" w14:paraId="0000000B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Доступ к сайту</w:t>
      </w:r>
    </w:p>
    <w:p w:rsidR="00000000" w:rsidDel="00000000" w:rsidP="00000000" w:rsidRDefault="00000000" w:rsidRPr="00000000" w14:paraId="0000000D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Google-сайт размещен по ссылке -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https://sites.google.com/view/vbatradegroup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</w:p>
    <w:p w:rsidR="00000000" w:rsidDel="00000000" w:rsidP="00000000" w:rsidRDefault="00000000" w:rsidRPr="00000000" w14:paraId="0000000F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Все сотрудники, которые имеют Google-аккаунт, могут получить доступ на Google-сайт компании у менеджера ИТ и администрирования . </w:t>
      </w:r>
    </w:p>
    <w:p w:rsidR="00000000" w:rsidDel="00000000" w:rsidP="00000000" w:rsidRDefault="00000000" w:rsidRPr="00000000" w14:paraId="00000011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Структура сайта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Главное меню сайта расположено слева на панеле (рис.1)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336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Структура Сайта:</w:t>
      </w:r>
    </w:p>
    <w:p w:rsidR="00000000" w:rsidDel="00000000" w:rsidP="00000000" w:rsidRDefault="00000000" w:rsidRPr="00000000" w14:paraId="0000001B">
      <w:pPr>
        <w:widowControl w:val="0"/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Главная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Папка штатного сотрудник</w:t>
        </w:r>
      </w:hyperlink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а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0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Приказы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0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Инструкции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0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Инструктивные письма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0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Регламенты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0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Реестр оргполитик в папке штатного сотрудника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Неутвержденная оргполитика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Бланки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Оргполитики для руководителей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Управляющая компания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9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Оргполитика УК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9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Шляпы УК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5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7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5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1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5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5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3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5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4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5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5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5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6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9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Оргсхема УК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9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ИЦО УК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Известняк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Оргполитика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4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Регламенты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4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Директивы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4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Приказы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4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Инструктивные письма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4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Инструкции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4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Бланки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4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3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Реестр оргполитик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4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Шляпы </w:t>
        </w:r>
      </w:hyperlink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ИЗВ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2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4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7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2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4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1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2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4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2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4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3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2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4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4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2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4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5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2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4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6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4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Оргсхема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4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ИЦО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5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Биг-Беги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8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Оргполитики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1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5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Оргполитики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1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5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Директивы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1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5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Приказы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1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5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Инструктивные письма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1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5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Инструкции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11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5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Бланки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1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5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Реестр оргполитик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5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Шляпы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7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1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2А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2Б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3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4А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4Б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5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3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6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6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8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6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Оргсхема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8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7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ИЦО ББ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7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Европа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76" w:lineRule="auto"/>
        <w:ind w:left="1440" w:hanging="360"/>
        <w:rPr>
          <w:color w:val="1155cc"/>
          <w:sz w:val="24"/>
          <w:szCs w:val="24"/>
        </w:rPr>
      </w:pPr>
      <w:hyperlink r:id="rId7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Шляпы Европа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7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7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7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7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7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1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7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7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7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7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3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7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7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4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7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7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5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7"/>
        </w:numPr>
        <w:spacing w:line="276" w:lineRule="auto"/>
        <w:ind w:left="2160" w:hanging="360"/>
        <w:rPr>
          <w:color w:val="1155cc"/>
          <w:sz w:val="24"/>
          <w:szCs w:val="24"/>
        </w:rPr>
      </w:pPr>
      <w:hyperlink r:id="rId7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6 отделение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8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Для нового сотрудника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8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Тестовые дни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hyperlink r:id="rId8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Буклеты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Оргполитики:</w:t>
      </w:r>
    </w:p>
    <w:p w:rsidR="00000000" w:rsidDel="00000000" w:rsidP="00000000" w:rsidRDefault="00000000" w:rsidRPr="00000000" w14:paraId="00000069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Папка штатного сотрудника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это разные правила, которые должен выполнять каждый сотрудник компании, независимо от занимаемой должности. В нее входят приказы, регламенты, инструктивные письма и инструкции. А также реестр всех оргполитик из папки штатного сотрудника. </w:t>
      </w:r>
    </w:p>
    <w:p w:rsidR="00000000" w:rsidDel="00000000" w:rsidP="00000000" w:rsidRDefault="00000000" w:rsidRPr="00000000" w14:paraId="0000006B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Оргполитики, которые находятся в папке штатного сотрудника, утверждены владельцем компании. У каждого сотрудника есть права доступа на чтение и комментирование правил.</w:t>
      </w:r>
    </w:p>
    <w:p w:rsidR="00000000" w:rsidDel="00000000" w:rsidP="00000000" w:rsidRDefault="00000000" w:rsidRPr="00000000" w14:paraId="0000006C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933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Неутвержденная оргполитика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это правила, компании, которые находятся на стадии создания и до момента утверждения их у владельца. Если сотрудник хочет создать новое правило, он может использовать любой пустой документ, который находится в конце списка в этой папке. Если пустых документов не осталось, тогда сотрудник обращается к ИТ-специалисту, который добавит новые пустые документы на сайте</w:t>
      </w:r>
    </w:p>
    <w:p w:rsidR="00000000" w:rsidDel="00000000" w:rsidP="00000000" w:rsidRDefault="00000000" w:rsidRPr="00000000" w14:paraId="00000071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сотрудник имеет права доступа на чтение, комментирования и редактирования этих правил.</w:t>
      </w:r>
    </w:p>
    <w:p w:rsidR="00000000" w:rsidDel="00000000" w:rsidP="00000000" w:rsidRDefault="00000000" w:rsidRPr="00000000" w14:paraId="00000072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Бланки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стандартные документы, которые используются в компании</w:t>
      </w:r>
    </w:p>
    <w:p w:rsidR="00000000" w:rsidDel="00000000" w:rsidP="00000000" w:rsidRDefault="00000000" w:rsidRPr="00000000" w14:paraId="00000074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Оргполитика для руководителей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это правила, которые относятся только для руководителей</w:t>
      </w:r>
    </w:p>
    <w:p w:rsidR="00000000" w:rsidDel="00000000" w:rsidP="00000000" w:rsidRDefault="00000000" w:rsidRPr="00000000" w14:paraId="00000076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Для нового сотрудника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документы, которые необходимы новому сотруднику</w:t>
      </w:r>
    </w:p>
    <w:p w:rsidR="00000000" w:rsidDel="00000000" w:rsidP="00000000" w:rsidRDefault="00000000" w:rsidRPr="00000000" w14:paraId="00000078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Тестовые дни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бланки и материалы, которые используются на тестовых днях в компании</w:t>
      </w:r>
    </w:p>
    <w:p w:rsidR="00000000" w:rsidDel="00000000" w:rsidP="00000000" w:rsidRDefault="00000000" w:rsidRPr="00000000" w14:paraId="0000007A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Структура каждой компании на сайте:</w:t>
      </w:r>
    </w:p>
    <w:p w:rsidR="00000000" w:rsidDel="00000000" w:rsidP="00000000" w:rsidRDefault="00000000" w:rsidRPr="00000000" w14:paraId="0000007F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 каждой компании есть свои разделы:</w:t>
      </w:r>
    </w:p>
    <w:p w:rsidR="00000000" w:rsidDel="00000000" w:rsidP="00000000" w:rsidRDefault="00000000" w:rsidRPr="00000000" w14:paraId="00000081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305050" cy="2171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6"/>
        </w:numPr>
        <w:spacing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Оргполитика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правила, которые относятся только к данной компании. А также реестр оргполитик, в котором можно ознакомиться с перечнем правил</w:t>
      </w:r>
    </w:p>
    <w:p w:rsidR="00000000" w:rsidDel="00000000" w:rsidP="00000000" w:rsidRDefault="00000000" w:rsidRPr="00000000" w14:paraId="00000084">
      <w:pPr>
        <w:widowControl w:val="0"/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24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6"/>
        </w:numPr>
        <w:spacing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Шляпы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должностные папки каждой должности всех 7 отделений</w:t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806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6"/>
        </w:numPr>
        <w:spacing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Оргсхема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организующая схема компании. А также инструкция как открыть оргсхему </w:t>
        <w:br w:type="textWrapping"/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6"/>
        </w:numPr>
        <w:spacing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ИЦО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информационный центр организации, на котором размещены все ГСД (главные статистики) всех отделов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76" w:lineRule="auto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</w:rPr>
        <w:drawing>
          <wp:inline distB="114300" distT="114300" distL="114300" distR="114300">
            <wp:extent cx="5731200" cy="2324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76" w:lineRule="auto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76" w:lineRule="auto"/>
        <w:rPr>
          <w:rFonts w:ascii="Cambria" w:cs="Cambria" w:eastAsia="Cambria" w:hAnsi="Cambria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76" w:lineRule="auto"/>
        <w:rPr>
          <w:rFonts w:ascii="Cambria" w:cs="Cambria" w:eastAsia="Cambria" w:hAnsi="Cambria"/>
          <w:b w:val="1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color w:val="222222"/>
          <w:highlight w:val="white"/>
          <w:rtl w:val="0"/>
        </w:rPr>
        <w:t xml:space="preserve">Поиск документов на сайте</w:t>
      </w:r>
    </w:p>
    <w:p w:rsidR="00000000" w:rsidDel="00000000" w:rsidP="00000000" w:rsidRDefault="00000000" w:rsidRPr="00000000" w14:paraId="0000008E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Значок </w:t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303550" cy="22766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9"/>
                    <a:srcRect b="83941" l="95863" r="0" t="9926"/>
                    <a:stretch>
                      <a:fillRect/>
                    </a:stretch>
                  </pic:blipFill>
                  <pic:spPr>
                    <a:xfrm>
                      <a:off x="0" y="0"/>
                      <a:ext cx="303550" cy="227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”Поиск” в верхнем правом углу поможет найти документ. Необходимо в строке поиска написать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полное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слово из названия документа, после чего сайт выдает перечень разделов, где есть запрашиваемый документ </w:t>
      </w:r>
    </w:p>
    <w:p w:rsidR="00000000" w:rsidDel="00000000" w:rsidP="00000000" w:rsidRDefault="00000000" w:rsidRPr="00000000" w14:paraId="0000008F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682618" cy="349003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0"/>
                    <a:srcRect b="36306" l="24626" r="25417" t="8932"/>
                    <a:stretch>
                      <a:fillRect/>
                    </a:stretch>
                  </pic:blipFill>
                  <pic:spPr>
                    <a:xfrm>
                      <a:off x="0" y="0"/>
                      <a:ext cx="5682618" cy="3490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76" w:lineRule="auto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76" w:lineRule="auto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76" w:lineRule="auto"/>
        <w:rPr>
          <w:rFonts w:ascii="Cambria" w:cs="Cambria" w:eastAsia="Cambria" w:hAnsi="Cambria"/>
          <w:color w:val="222222"/>
          <w:highlight w:val="whit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Затем нужно открыть один из предложенных разделов,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нажать комбинацию клавиш Ctrl F и ввести начало названия оргполитики </w:t>
      </w:r>
      <w:r w:rsidDel="00000000" w:rsidR="00000000" w:rsidRPr="00000000">
        <w:rPr>
          <w:rFonts w:ascii="Cambria" w:cs="Cambria" w:eastAsia="Cambria" w:hAnsi="Cambria"/>
          <w:color w:val="222222"/>
          <w:highlight w:val="white"/>
        </w:rPr>
        <w:drawing>
          <wp:inline distB="114300" distT="114300" distL="114300" distR="114300">
            <wp:extent cx="5731200" cy="2324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Возможность просмотра оргполитики без предложенных правок. </w:t>
      </w:r>
    </w:p>
    <w:p w:rsidR="00000000" w:rsidDel="00000000" w:rsidP="00000000" w:rsidRDefault="00000000" w:rsidRPr="00000000" w14:paraId="00000097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Иногда возникает ситуация, что в оргполитике были предложенные какие-либо правки, а сотрудник изучающий данную оргполитику будет путаться в актуальности данных в ней. Чтобы не было путаницы было решено, что правильным изучение будет без видимых предложений к правкам. Чтобы это сделать, нужно: В правом верхнем углу выбрать пункт (1), согласно скриншоту ниже, а потом выбрать строку Просматривать (2).</w:t>
      </w:r>
    </w:p>
    <w:p w:rsidR="00000000" w:rsidDel="00000000" w:rsidP="00000000" w:rsidRDefault="00000000" w:rsidRPr="00000000" w14:paraId="00000098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19751" cy="199167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751" cy="199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Пример:</w:t>
      </w:r>
    </w:p>
    <w:p w:rsidR="00000000" w:rsidDel="00000000" w:rsidP="00000000" w:rsidRDefault="00000000" w:rsidRPr="00000000" w14:paraId="0000009B">
      <w:pPr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745334" cy="489462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334" cy="4894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Права доступа к документам: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сотрудник имеет права на редактирование документов в своей папке должности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руководитель имеет права на редактирование папки должности своих подчиненных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сотрудник имеет право на редактирование документов в папке Неутвержденная оргполитика</w:t>
      </w:r>
    </w:p>
    <w:p w:rsidR="00000000" w:rsidDel="00000000" w:rsidP="00000000" w:rsidRDefault="00000000" w:rsidRPr="00000000" w14:paraId="000000A1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Документы во всех остальных папках сотрудники могут только комментировать</w:t>
      </w:r>
    </w:p>
    <w:p w:rsidR="00000000" w:rsidDel="00000000" w:rsidP="00000000" w:rsidRDefault="00000000" w:rsidRPr="00000000" w14:paraId="000000A2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Соблюдение описанных правил поддержит безопасность наших данных и ускорит процессы в работе с оргполитиками и должностными папками. </w:t>
      </w:r>
    </w:p>
    <w:p w:rsidR="00000000" w:rsidDel="00000000" w:rsidP="00000000" w:rsidRDefault="00000000" w:rsidRPr="00000000" w14:paraId="000000A4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76" w:lineRule="auto"/>
        <w:jc w:val="right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Владелец ООО “Компания ВБА”</w:t>
      </w:r>
    </w:p>
    <w:p w:rsidR="00000000" w:rsidDel="00000000" w:rsidP="00000000" w:rsidRDefault="00000000" w:rsidRPr="00000000" w14:paraId="000000A6">
      <w:pPr>
        <w:widowControl w:val="0"/>
        <w:spacing w:line="276" w:lineRule="auto"/>
        <w:jc w:val="right"/>
        <w:rPr>
          <w:rFonts w:ascii="Cambria" w:cs="Cambria" w:eastAsia="Cambria" w:hAnsi="Cambria"/>
          <w:highlight w:val="white"/>
        </w:rPr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Геннадий Мороз </w:t>
      </w:r>
    </w:p>
    <w:p w:rsidR="00000000" w:rsidDel="00000000" w:rsidP="00000000" w:rsidRDefault="00000000" w:rsidRPr="00000000" w14:paraId="000000A7">
      <w:pPr>
        <w:widowControl w:val="0"/>
        <w:spacing w:line="276" w:lineRule="auto"/>
        <w:jc w:val="both"/>
        <w:rPr>
          <w:rFonts w:ascii="Cambria" w:cs="Cambria" w:eastAsia="Cambria" w:hAnsi="Cambria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ites.google.com/view/vbatradegroup/%D0%B8%D0%B7%D0%B2%D0%B5%D1%81%D1%82%D0%BD%D1%8F%D0%BA/%D1%88%D0%BB%D1%8F%D0%BF%D1%8B-%D0%B8%D0%B7%D0%B2?authuser=2" TargetMode="External"/><Relationship Id="rId84" Type="http://schemas.openxmlformats.org/officeDocument/2006/relationships/image" Target="media/image2.png"/><Relationship Id="rId83" Type="http://schemas.openxmlformats.org/officeDocument/2006/relationships/image" Target="media/image13.png"/><Relationship Id="rId42" Type="http://schemas.openxmlformats.org/officeDocument/2006/relationships/hyperlink" Target="https://sites.google.com/view/vbatradegroup/%D0%B8%D0%B7%D0%B2%D0%B5%D1%81%D1%82%D0%BD%D1%8F%D0%BA/%D1%88%D0%BB%D1%8F%D0%BF%D1%8B-%D0%B8%D0%B7%D0%B2/1-%D0%BE%D1%82%D0%B4%D0%B5%D0%BB%D0%B5%D0%BD%D0%B8%D0%B5-%D0%B8%D0%B7%D0%B2?authuser=2" TargetMode="External"/><Relationship Id="rId86" Type="http://schemas.openxmlformats.org/officeDocument/2006/relationships/image" Target="media/image4.png"/><Relationship Id="rId41" Type="http://schemas.openxmlformats.org/officeDocument/2006/relationships/hyperlink" Target="https://sites.google.com/view/vbatradegroup/%D0%B8%D0%B7%D0%B2%D0%B5%D1%81%D1%82%D0%BD%D1%8F%D0%BA/%D1%88%D0%BB%D1%8F%D0%BF%D1%8B-%D0%B8%D0%B7%D0%B2/7-%D0%BE%D1%82%D0%B4%D0%B5%D0%BB%D0%B5%D0%BD%D0%B8%D0%B5-%D0%B8%D0%B7%D0%B2?authuser=2" TargetMode="External"/><Relationship Id="rId85" Type="http://schemas.openxmlformats.org/officeDocument/2006/relationships/image" Target="media/image7.png"/><Relationship Id="rId44" Type="http://schemas.openxmlformats.org/officeDocument/2006/relationships/hyperlink" Target="https://sites.google.com/view/vbatradegroup/%D0%B8%D0%B7%D0%B2%D0%B5%D1%81%D1%82%D0%BD%D1%8F%D0%BA/%D1%88%D0%BB%D1%8F%D0%BF%D1%8B-%D0%B8%D0%B7%D0%B2/3-%D0%BE%D1%82%D0%B4%D0%B5%D0%BB%D0%B5%D0%BD%D0%B8%D0%B5-%D0%B8%D0%B7%D0%B2?authuser=2" TargetMode="External"/><Relationship Id="rId88" Type="http://schemas.openxmlformats.org/officeDocument/2006/relationships/image" Target="media/image6.png"/><Relationship Id="rId43" Type="http://schemas.openxmlformats.org/officeDocument/2006/relationships/hyperlink" Target="https://sites.google.com/view/vbatradegroup/%D0%B8%D0%B7%D0%B2%D0%B5%D1%81%D1%82%D0%BD%D1%8F%D0%BA/%D1%88%D0%BB%D1%8F%D0%BF%D1%8B-%D0%B8%D0%B7%D0%B2/2-%D0%BE%D1%82%D0%B4%D0%B5%D0%BB%D0%B5%D0%BD%D0%B8%D0%B5-%D0%B8%D0%B7%D0%B2?authuser=2" TargetMode="External"/><Relationship Id="rId87" Type="http://schemas.openxmlformats.org/officeDocument/2006/relationships/image" Target="media/image3.png"/><Relationship Id="rId46" Type="http://schemas.openxmlformats.org/officeDocument/2006/relationships/hyperlink" Target="https://sites.google.com/view/vbatradegroup/%D0%B8%D0%B7%D0%B2%D0%B5%D1%81%D1%82%D0%BD%D1%8F%D0%BA/%D1%88%D0%BB%D1%8F%D0%BF%D1%8B-%D0%B8%D0%B7%D0%B2/5-%D0%BE%D1%82%D0%B4%D0%B5%D0%BB%D0%B5%D0%BD%D0%B8%D0%B5-%D0%B8%D0%B7%D0%B2?authuser=2" TargetMode="External"/><Relationship Id="rId45" Type="http://schemas.openxmlformats.org/officeDocument/2006/relationships/hyperlink" Target="https://sites.google.com/view/vbatradegroup/%D0%B8%D0%B7%D0%B2%D0%B5%D1%81%D1%82%D0%BD%D1%8F%D0%BA/%D1%88%D0%BB%D1%8F%D0%BF%D1%8B-%D0%B8%D0%B7%D0%B2/4-%D0%BE%D1%82%D0%B4%D0%B5%D0%BB%D0%B5%D0%BD%D0%B8%D0%B5-%D0%B8%D0%B7%D0%B2?authuser=2" TargetMode="External"/><Relationship Id="rId89" Type="http://schemas.openxmlformats.org/officeDocument/2006/relationships/image" Target="media/image8.png"/><Relationship Id="rId80" Type="http://schemas.openxmlformats.org/officeDocument/2006/relationships/hyperlink" Target="https://sites.google.com/view/vbatradegroup/%D0%B4%D0%BB%D1%8F-%D0%BD%D0%BE%D0%B2%D0%BE%D0%B3%D0%BE-%D1%81%D0%BE%D1%82%D1%80%D1%83%D0%B4%D0%BD%D0%B8%D0%BA%D0%B0?authuser=2" TargetMode="External"/><Relationship Id="rId82" Type="http://schemas.openxmlformats.org/officeDocument/2006/relationships/hyperlink" Target="https://sites.google.com/view/vbatradegroup/%D0%B1%D1%83%D0%BA%D0%BB%D0%B5%D1%82%D1%8B?authuser=2" TargetMode="External"/><Relationship Id="rId81" Type="http://schemas.openxmlformats.org/officeDocument/2006/relationships/hyperlink" Target="https://sites.google.com/view/vbatradegroup/%D1%82%D0%B5%D1%81%D1%82%D0%BE%D0%B2%D1%8B%D0%B5-%D0%B4%D0%BD%D0%B8?authuser=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ites.google.com/view/vbatradegroup/%D0%B3%D0%BB%D0%B0%D0%B2%D0%BD%D0%B0%D1%8F?authuser=2" TargetMode="External"/><Relationship Id="rId48" Type="http://schemas.openxmlformats.org/officeDocument/2006/relationships/hyperlink" Target="https://sites.google.com/view/vbatradegroup/%D0%B8%D0%B7%D0%B2%D0%B5%D1%81%D1%82%D0%BD%D1%8F%D0%BA/%D0%BE%D1%80%D0%B3%D1%81%D1%85%D0%B5%D0%BC%D0%B0-%D0%B8%D0%B7%D0%B2?authuser=2" TargetMode="External"/><Relationship Id="rId47" Type="http://schemas.openxmlformats.org/officeDocument/2006/relationships/hyperlink" Target="https://sites.google.com/view/vbatradegroup/%D0%B8%D0%B7%D0%B2%D0%B5%D1%81%D1%82%D0%BD%D1%8F%D0%BA/%D1%88%D0%BB%D1%8F%D0%BF%D1%8B-%D0%B8%D0%B7%D0%B2/6-%D0%BE%D1%82%D0%B4%D0%B5%D0%BB%D0%B5%D0%BD%D0%B8%D0%B5-%D0%B8%D0%B7%D0%B2?authuser=2" TargetMode="External"/><Relationship Id="rId49" Type="http://schemas.openxmlformats.org/officeDocument/2006/relationships/hyperlink" Target="https://sites.google.com/view/vbatradegroup/%D0%B8%D0%B7%D0%B2%D0%B5%D1%81%D1%82%D0%BD%D1%8F%D0%BA/%D0%B8%D1%86%D0%BE-%D0%B8%D0%B7%D0%B2?authuser=2" TargetMode="External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hyperlink" Target="https://sites.google.com/view/vbatradegroup" TargetMode="External"/><Relationship Id="rId8" Type="http://schemas.openxmlformats.org/officeDocument/2006/relationships/image" Target="media/image5.png"/><Relationship Id="rId73" Type="http://schemas.openxmlformats.org/officeDocument/2006/relationships/hyperlink" Target="https://sites.google.com/view/vbatradegroup/%D0%B5%D0%B2%D1%80%D0%BE%D0%BF%D0%B0/%D1%88%D0%BB%D1%8F%D0%BF%D1%8B-%D0%B5%D0%B2%D1%80%D0%BE%D0%BF%D0%B0/7-%D0%BE%D1%82%D0%B4%D0%B5%D0%BB%D0%B5%D0%BD%D0%B8%D0%B5-%D0%B5%D0%B2%D1%80%D0%BE%D0%BF%D0%B0?authuser=2" TargetMode="External"/><Relationship Id="rId72" Type="http://schemas.openxmlformats.org/officeDocument/2006/relationships/hyperlink" Target="https://sites.google.com/view/vbatradegroup/%D0%B5%D0%B2%D1%80%D0%BE%D0%BF%D0%B0/%D1%88%D0%BB%D1%8F%D0%BF%D1%8B-%D0%B5%D0%B2%D1%80%D0%BE%D0%BF%D0%B0?authuser=2" TargetMode="External"/><Relationship Id="rId31" Type="http://schemas.openxmlformats.org/officeDocument/2006/relationships/hyperlink" Target="https://sites.google.com/view/vbatradegroup/%D0%B8%D0%B7%D0%B2%D0%B5%D1%81%D1%82%D0%BD%D1%8F%D0%BA?authuser=2" TargetMode="External"/><Relationship Id="rId75" Type="http://schemas.openxmlformats.org/officeDocument/2006/relationships/hyperlink" Target="https://sites.google.com/view/vbatradegroup/%D0%B5%D0%B2%D1%80%D0%BE%D0%BF%D0%B0/%D1%88%D0%BB%D1%8F%D0%BF%D1%8B-%D0%B5%D0%B2%D1%80%D0%BE%D0%BF%D0%B0/2-%D0%BE%D1%82%D0%B4%D0%B5%D0%BB%D0%B5%D0%BD%D0%B8%D0%B5-%D0%B5%D0%B2%D1%80%D0%BE%D0%BF%D0%B0?authuser=2" TargetMode="External"/><Relationship Id="rId30" Type="http://schemas.openxmlformats.org/officeDocument/2006/relationships/hyperlink" Target="https://sites.google.com/view/vbatradegroup/%D1%83%D0%BF%D1%80%D0%B0%D0%B2%D0%BB%D1%8F%D1%8E%D1%89%D0%B0%D1%8F-%D0%BA%D0%BE%D0%BC%D0%BF%D0%B0%D0%BD%D0%B8%D1%8F/%D0%B8%D1%86%D0%BE-%D1%83%D0%BA?authuser=2" TargetMode="External"/><Relationship Id="rId74" Type="http://schemas.openxmlformats.org/officeDocument/2006/relationships/hyperlink" Target="https://sites.google.com/view/vbatradegroup/%D0%B5%D0%B2%D1%80%D0%BE%D0%BF%D0%B0/%D1%88%D0%BB%D1%8F%D0%BF%D1%8B-%D0%B5%D0%B2%D1%80%D0%BE%D0%BF%D0%B0/1-%D0%BE%D1%82%D0%B4%D0%B5%D0%BB%D0%B5%D0%BD%D0%B8%D0%B5-%D0%B5%D0%B2%D1%80%D0%BE%D0%BF%D0%B0?authuser=2" TargetMode="External"/><Relationship Id="rId33" Type="http://schemas.openxmlformats.org/officeDocument/2006/relationships/hyperlink" Target="https://sites.google.com/view/vbatradegroup/%D0%B8%D0%B7%D0%B2%D0%B5%D1%81%D1%82%D0%BD%D1%8F%D0%BA/%D0%BE%D1%80%D0%B3%D0%BF%D0%BE%D0%BB%D0%B8%D1%82%D0%B8%D0%BA%D0%B0-%D0%B8%D0%B7%D0%B2/%D1%80%D0%B5%D0%B3%D0%BB%D0%B0%D0%BC%D0%B5%D0%BD%D1%82%D1%8B-%D0%B8%D0%B7%D0%B2%D0%B5%D1%81%D1%82%D0%BD%D1%8F%D0%BA?authuser=2" TargetMode="External"/><Relationship Id="rId77" Type="http://schemas.openxmlformats.org/officeDocument/2006/relationships/hyperlink" Target="https://sites.google.com/view/vbatradegroup/%D0%B5%D0%B2%D1%80%D0%BE%D0%BF%D0%B0/%D1%88%D0%BB%D1%8F%D0%BF%D1%8B-%D0%B5%D0%B2%D1%80%D0%BE%D0%BF%D0%B0/4-%D0%BE%D1%82%D0%B4%D0%B5%D0%BB%D0%B5%D0%BD%D0%B8%D0%B5-%D0%B5%D0%B2%D1%80%D0%BE%D0%BF%D0%B0?authuser=2" TargetMode="External"/><Relationship Id="rId32" Type="http://schemas.openxmlformats.org/officeDocument/2006/relationships/hyperlink" Target="https://sites.google.com/view/vbatradegroup/%D0%B8%D0%B7%D0%B2%D0%B5%D1%81%D1%82%D0%BD%D1%8F%D0%BA/%D0%BE%D1%80%D0%B3%D0%BF%D0%BE%D0%BB%D0%B8%D1%82%D0%B8%D0%BA%D0%B0-%D0%B8%D0%B7%D0%B2?authuser=2" TargetMode="External"/><Relationship Id="rId76" Type="http://schemas.openxmlformats.org/officeDocument/2006/relationships/hyperlink" Target="https://sites.google.com/view/vbatradegroup/%D0%B5%D0%B2%D1%80%D0%BE%D0%BF%D0%B0/%D1%88%D0%BB%D1%8F%D0%BF%D1%8B-%D0%B5%D0%B2%D1%80%D0%BE%D0%BF%D0%B0/3-%D0%BE%D1%82%D0%B4%D0%B5%D0%BB%D0%B5%D0%BD%D0%B8%D0%B5-%D0%B5%D0%B2%D1%80%D0%BE%D0%BF%D0%B0?authuser=2" TargetMode="External"/><Relationship Id="rId35" Type="http://schemas.openxmlformats.org/officeDocument/2006/relationships/hyperlink" Target="https://sites.google.com/view/vbatradegroup/%D0%B8%D0%B7%D0%B2%D0%B5%D1%81%D1%82%D0%BD%D1%8F%D0%BA/%D0%BE%D1%80%D0%B3%D0%BF%D0%BE%D0%BB%D0%B8%D1%82%D0%B8%D0%BA%D0%B0-%D0%B8%D0%B7%D0%B2/%D0%BF%D1%80%D0%B8%D0%BA%D0%B0%D0%B7%D1%8B-%D0%B8%D0%B7%D0%B2%D0%B5%D1%81%D1%82%D0%BD%D1%8F%D0%BA?authuser=2" TargetMode="External"/><Relationship Id="rId79" Type="http://schemas.openxmlformats.org/officeDocument/2006/relationships/hyperlink" Target="https://sites.google.com/view/vbatradegroup/%D0%B5%D0%B2%D1%80%D0%BE%D0%BF%D0%B0/%D1%88%D0%BB%D1%8F%D0%BF%D1%8B-%D0%B5%D0%B2%D1%80%D0%BE%D0%BF%D0%B0/6-%D0%BE%D1%82%D0%B4%D0%B5%D0%BB%D0%B5%D0%BD%D0%B8%D0%B5-%D0%B5%D0%B2%D1%80%D0%BE%D0%BF%D0%B0?authuser=2" TargetMode="External"/><Relationship Id="rId34" Type="http://schemas.openxmlformats.org/officeDocument/2006/relationships/hyperlink" Target="https://sites.google.com/view/vbatradegroup/%D0%B8%D0%B7%D0%B2%D0%B5%D1%81%D1%82%D0%BD%D1%8F%D0%BA/%D0%BE%D1%80%D0%B3%D0%BF%D0%BE%D0%BB%D0%B8%D1%82%D0%B8%D0%BA%D0%B0-%D0%B8%D0%B7%D0%B2/%D0%B4%D0%B8%D1%80%D0%B5%D0%BA%D1%82%D0%B8%D0%B2%D1%8B-%D0%B8%D0%B7%D0%B2%D0%B5%D1%81%D1%82%D0%BD%D1%8F%D0%BA?authuser=2" TargetMode="External"/><Relationship Id="rId78" Type="http://schemas.openxmlformats.org/officeDocument/2006/relationships/hyperlink" Target="https://sites.google.com/view/vbatradegroup/%D0%B5%D0%B2%D1%80%D0%BE%D0%BF%D0%B0/%D1%88%D0%BB%D1%8F%D0%BF%D1%8B-%D0%B5%D0%B2%D1%80%D0%BE%D0%BF%D0%B0/5-%D0%BE%D1%82%D0%B4%D0%B5%D0%BB%D0%B5%D0%BD%D0%B8%D0%B5-%D0%B5%D0%B2%D1%80%D0%BE%D0%BF%D0%B0?authuser=2" TargetMode="External"/><Relationship Id="rId71" Type="http://schemas.openxmlformats.org/officeDocument/2006/relationships/hyperlink" Target="https://sites.google.com/view/vbatradegroup/%D0%B5%D0%B2%D1%80%D0%BE%D0%BF%D0%B0?authuser=2" TargetMode="External"/><Relationship Id="rId70" Type="http://schemas.openxmlformats.org/officeDocument/2006/relationships/hyperlink" Target="https://sites.google.com/view/vbatradegroup/%D0%B1%D0%B8%D0%B3-%D0%B1%D0%B5%D0%B3%D0%B8/%D0%B8%D1%86%D0%BE-%D0%B1%D0%B1?authuser=2" TargetMode="External"/><Relationship Id="rId37" Type="http://schemas.openxmlformats.org/officeDocument/2006/relationships/hyperlink" Target="https://sites.google.com/view/vbatradegroup/%D0%B8%D0%B7%D0%B2%D0%B5%D1%81%D1%82%D0%BD%D1%8F%D0%BA/%D0%BE%D1%80%D0%B3%D0%BF%D0%BE%D0%BB%D0%B8%D1%82%D0%B8%D0%BA%D0%B0-%D0%B8%D0%B7%D0%B2/%D0%B8%D0%BD%D1%81%D1%82%D1%80%D1%83%D0%BA%D1%86%D0%B8%D0%B8-%D0%B8%D0%B7%D0%B2%D0%B5%D1%81%D1%82%D0%BD%D1%8F%D0%BA?authuser=2" TargetMode="External"/><Relationship Id="rId36" Type="http://schemas.openxmlformats.org/officeDocument/2006/relationships/hyperlink" Target="https://sites.google.com/view/vbatradegroup/%D0%B8%D0%B7%D0%B2%D0%B5%D1%81%D1%82%D0%BD%D1%8F%D0%BA/%D0%BE%D1%80%D0%B3%D0%BF%D0%BE%D0%BB%D0%B8%D1%82%D0%B8%D0%BA%D0%B0-%D0%B8%D0%B7%D0%B2/%D0%B8%D0%BD%D1%81%D1%82%D1%80%D1%83%D0%BA%D1%82%D0%B8%D0%B2%D0%BD%D1%8B%D0%B5-%D0%BF%D0%B8%D1%81%D1%8C%D0%BC%D0%B0-%D0%B8%D0%B7%D0%B2%D0%B5%D1%81%D1%82%D0%BD%D1%8F%D0%BA?authuser=2" TargetMode="External"/><Relationship Id="rId39" Type="http://schemas.openxmlformats.org/officeDocument/2006/relationships/hyperlink" Target="https://docs.google.com/spreadsheets/d/1RRncyAzJkY14T2csKrZpN7-8uZYwLUv66bJhgQyjOuM/edit#gid=0" TargetMode="External"/><Relationship Id="rId38" Type="http://schemas.openxmlformats.org/officeDocument/2006/relationships/hyperlink" Target="https://sites.google.com/view/vbatradegroup/%D0%B8%D0%B7%D0%B2%D0%B5%D1%81%D1%82%D0%BD%D1%8F%D0%BA/%D0%BE%D1%80%D0%B3%D0%BF%D0%BE%D0%BB%D0%B8%D1%82%D0%B8%D0%BA%D0%B0-%D0%B8%D0%B7%D0%B2/%D0%B1%D0%BB%D0%B0%D0%BD%D0%BA%D0%B8-%D0%B8%D0%B7%D0%B2%D0%B5%D1%81%D1%82%D0%BD%D1%8F%D0%BA?authuser=2" TargetMode="External"/><Relationship Id="rId62" Type="http://schemas.openxmlformats.org/officeDocument/2006/relationships/hyperlink" Target="https://sites.google.com/view/vbatradegroup/%D0%B1%D0%B8%D0%B3-%D0%B1%D0%B5%D0%B3%D0%B8/%D1%88%D0%BB%D1%8F%D0%BF%D1%8B-%D0%B1%D0%B1/2%D0%B0-%D0%BE%D1%82%D0%B4%D0%B5%D0%BB%D0%B5%D0%BD%D0%B8%D0%B5-%D0%B1%D0%B1?authuser=2" TargetMode="External"/><Relationship Id="rId61" Type="http://schemas.openxmlformats.org/officeDocument/2006/relationships/hyperlink" Target="https://sites.google.com/view/vbatradegroup/%D0%B1%D0%B8%D0%B3-%D0%B1%D0%B5%D0%B3%D0%B8/%D1%88%D0%BB%D1%8F%D0%BF%D1%8B-%D0%B1%D0%B1/1-%D0%BE%D1%82%D0%B4%D0%B5%D0%BB%D0%B5%D0%BD%D0%B8%D0%B5-%D0%B1%D0%B1?authuser=2" TargetMode="External"/><Relationship Id="rId20" Type="http://schemas.openxmlformats.org/officeDocument/2006/relationships/hyperlink" Target="https://sites.google.com/view/vbatradegroup/%D1%83%D0%BF%D1%80%D0%B0%D0%B2%D0%BB%D1%8F%D1%8E%D1%89%D0%B0%D1%8F-%D0%BA%D0%BE%D0%BC%D0%BF%D0%B0%D0%BD%D0%B8%D1%8F/%D0%BE%D1%80%D0%B3%D0%BF%D0%BE%D0%BB%D0%B8%D1%82%D0%B8%D0%BA%D0%B0-%D1%83%D0%BA?authuser=2" TargetMode="External"/><Relationship Id="rId64" Type="http://schemas.openxmlformats.org/officeDocument/2006/relationships/hyperlink" Target="https://sites.google.com/view/vbatradegroup/%D0%B1%D0%B8%D0%B3-%D0%B1%D0%B5%D0%B3%D0%B8/%D1%88%D0%BB%D1%8F%D0%BF%D1%8B-%D0%B1%D0%B1/3-%D0%BE%D1%82%D0%B4%D0%B5%D0%BB%D0%B5%D0%BD%D0%B8%D0%B5-%D0%B1%D0%B1?authuser=2" TargetMode="External"/><Relationship Id="rId63" Type="http://schemas.openxmlformats.org/officeDocument/2006/relationships/hyperlink" Target="https://sites.google.com/view/vbatradegroup/%D0%B1%D0%B8%D0%B3-%D0%B1%D0%B5%D0%B3%D0%B8/%D1%88%D0%BB%D1%8F%D0%BF%D1%8B-%D0%B1%D0%B1/2%D0%B1-%D0%BE%D1%82%D0%B4%D0%B5%D0%BB%D0%B5%D0%BD%D0%B8%D0%B5-%D0%B1%D0%B1?authuser=2" TargetMode="External"/><Relationship Id="rId22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/7-%D0%BE%D1%82%D0%B4%D0%B5%D0%BB%D0%B5%D0%BD%D0%B8%D0%B5-%D1%83%D0%BA?authuser=2" TargetMode="External"/><Relationship Id="rId66" Type="http://schemas.openxmlformats.org/officeDocument/2006/relationships/hyperlink" Target="https://sites.google.com/view/vbatradegroup/%D0%B1%D0%B8%D0%B3-%D0%B1%D0%B5%D0%B3%D0%B8/%D1%88%D0%BB%D1%8F%D0%BF%D1%8B-%D0%B1%D0%B1/4%D0%B1-%D0%BE%D1%82%D0%B4%D0%B5%D0%BB%D0%B5%D0%BD%D0%B8%D0%B5-%D0%B1%D0%B1?authuser=2" TargetMode="External"/><Relationship Id="rId21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?authuser=2" TargetMode="External"/><Relationship Id="rId65" Type="http://schemas.openxmlformats.org/officeDocument/2006/relationships/hyperlink" Target="https://sites.google.com/view/vbatradegroup/%D0%B1%D0%B8%D0%B3-%D0%B1%D0%B5%D0%B3%D0%B8/%D1%88%D0%BB%D1%8F%D0%BF%D1%8B-%D0%B1%D0%B1/4%D0%B0-%D0%BE%D1%82%D0%B4%D0%B5%D0%BB%D0%B5%D0%BD%D0%B8%D0%B5-%D0%B1%D0%B1?authuser=2" TargetMode="External"/><Relationship Id="rId24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/2-%D0%BE%D1%82%D0%B4%D0%B5%D0%BB%D0%B5%D0%BD%D0%B8%D0%B5-%D1%83%D0%BA?authuser=2" TargetMode="External"/><Relationship Id="rId68" Type="http://schemas.openxmlformats.org/officeDocument/2006/relationships/hyperlink" Target="https://sites.google.com/view/vbatradegroup/%D0%B1%D0%B8%D0%B3-%D0%B1%D0%B5%D0%B3%D0%B8/%D1%88%D0%BB%D1%8F%D0%BF%D1%8B-%D0%B1%D0%B1/6-%D0%BE%D1%82%D0%B4%D0%B5%D0%BB%D0%B5%D0%BD%D0%B8%D0%B5-%D0%B1%D0%B1?authuser=2" TargetMode="External"/><Relationship Id="rId23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/1-%D0%BE%D1%82%D0%B4%D0%B5%D0%BB%D0%B5%D0%BD%D0%B8%D0%B5-%D1%83%D0%BA?authuser=2" TargetMode="External"/><Relationship Id="rId67" Type="http://schemas.openxmlformats.org/officeDocument/2006/relationships/hyperlink" Target="https://sites.google.com/view/vbatradegroup/%D0%B1%D0%B8%D0%B3-%D0%B1%D0%B5%D0%B3%D0%B8/%D1%88%D0%BB%D1%8F%D0%BF%D1%8B-%D0%B1%D0%B1/5-%D0%BE%D1%82%D0%B4%D0%B5%D0%BB%D0%B5%D0%BD%D0%B8%D0%B5-%D0%B1%D0%B1?authuser=2" TargetMode="External"/><Relationship Id="rId60" Type="http://schemas.openxmlformats.org/officeDocument/2006/relationships/hyperlink" Target="https://sites.google.com/view/vbatradegroup/%D0%B1%D0%B8%D0%B3-%D0%B1%D0%B5%D0%B3%D0%B8/%D1%88%D0%BB%D1%8F%D0%BF%D1%8B-%D0%B1%D0%B1/7-%D0%BE%D1%82%D0%B4%D0%B5%D0%BB%D0%B5%D0%BD%D0%B8%D0%B5-%D0%B1%D0%B1?authuser=2" TargetMode="External"/><Relationship Id="rId26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/4-%D0%BE%D1%82%D0%B4%D0%B5%D0%BB%D0%B5%D0%BD%D0%B8%D0%B5-%D1%83%D0%BA?authuser=2" TargetMode="External"/><Relationship Id="rId25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/3-%D0%BE%D1%82%D0%B4%D0%B5%D0%BB%D0%B5%D0%BD%D0%B8%D0%B5-%D1%83%D0%BA?authuser=2" TargetMode="External"/><Relationship Id="rId69" Type="http://schemas.openxmlformats.org/officeDocument/2006/relationships/hyperlink" Target="https://sites.google.com/view/vbatradegroup/%D0%B1%D0%B8%D0%B3-%D0%B1%D0%B5%D0%B3%D0%B8/%D0%BE%D1%80%D0%B3%D1%81%D1%85%D0%B5%D0%BC%D0%B0-%D0%B1%D0%B1?authuser=2" TargetMode="External"/><Relationship Id="rId28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/6-%D0%BE%D1%82%D0%B4%D0%B5%D0%BB%D0%B5%D0%BD%D0%B8%D0%B5-%D1%83%D0%BA?authuser=2" TargetMode="External"/><Relationship Id="rId27" Type="http://schemas.openxmlformats.org/officeDocument/2006/relationships/hyperlink" Target="https://sites.google.com/view/vbatradegroup/%D1%83%D0%BF%D1%80%D0%B0%D0%B2%D0%BB%D1%8F%D1%8E%D1%89%D0%B0%D1%8F-%D0%BA%D0%BE%D0%BC%D0%BF%D0%B0%D0%BD%D0%B8%D1%8F/%D1%88%D0%BB%D1%8F%D0%BF%D1%8B-%D1%83%D0%BA/5-%D0%BE%D1%82%D0%B4%D0%B5%D0%BB%D0%B5%D0%BD%D0%B8%D0%B5-%D1%83%D0%BA?authuser=2" TargetMode="External"/><Relationship Id="rId29" Type="http://schemas.openxmlformats.org/officeDocument/2006/relationships/hyperlink" Target="https://sites.google.com/view/vbatradegroup/%D1%83%D0%BF%D1%80%D0%B0%D0%B2%D0%BB%D1%8F%D1%8E%D1%89%D0%B0%D1%8F-%D0%BA%D0%BE%D0%BC%D0%BF%D0%B0%D0%BD%D0%B8%D1%8F/%D0%BE%D1%80%D0%B3%D1%81%D1%85%D0%B5%D0%BC%D0%B0-%D1%83%D0%BA?authuser=2" TargetMode="External"/><Relationship Id="rId51" Type="http://schemas.openxmlformats.org/officeDocument/2006/relationships/hyperlink" Target="https://sites.google.com/view/vbatradegroup/%D0%B1%D0%B8%D0%B3-%D0%B1%D0%B5%D0%B3%D0%B8/%D0%BE%D1%80%D0%B3%D0%BF%D0%BE%D0%BB%D0%B8%D1%82%D0%B8%D0%BA%D0%B0-%D0%B1%D0%B1?authuser=2" TargetMode="External"/><Relationship Id="rId50" Type="http://schemas.openxmlformats.org/officeDocument/2006/relationships/hyperlink" Target="https://sites.google.com/view/vbatradegroup/%D0%B1%D0%B8%D0%B3-%D0%B1%D0%B5%D0%B3%D0%B8?authuser=2" TargetMode="External"/><Relationship Id="rId53" Type="http://schemas.openxmlformats.org/officeDocument/2006/relationships/hyperlink" Target="https://sites.google.com/view/vbatradegroup/%D0%B1%D0%B8%D0%B3-%D0%B1%D0%B5%D0%B3%D0%B8/%D0%BE%D1%80%D0%B3%D0%BF%D0%BE%D0%BB%D0%B8%D1%82%D0%B8%D0%BA%D0%B0-%D0%B1%D0%B1/%D0%B4%D0%B8%D1%80%D0%B5%D0%BA%D1%82%D0%B8%D0%B2%D0%B0-%D0%B1%D0%B1?authuser=2" TargetMode="External"/><Relationship Id="rId52" Type="http://schemas.openxmlformats.org/officeDocument/2006/relationships/hyperlink" Target="https://sites.google.com/view/vbatradegroup/%D0%B1%D0%B8%D0%B3-%D0%B1%D0%B5%D0%B3%D0%B8/%D0%BE%D1%80%D0%B3%D0%BF%D0%BE%D0%BB%D0%B8%D1%82%D0%B8%D0%BA%D0%B0-%D0%B1%D0%B1/%D1%80%D0%B5%D0%B3%D0%BB%D0%B0%D0%BC%D0%B5%D0%BD%D1%82%D1%8B-%D0%B1%D0%B1?authuser=2" TargetMode="External"/><Relationship Id="rId11" Type="http://schemas.openxmlformats.org/officeDocument/2006/relationships/hyperlink" Target="https://sites.google.com/view/vbatradegroup/%D0%BF%D0%B0%D0%BF%D0%BA%D0%B0-%D1%88%D1%82%D0%B0%D1%82%D0%BD%D0%BE%D0%B3%D0%BE-%D1%81%D0%BE%D1%82%D1%80%D1%83%D0%B4%D0%BD%D0%B8%D0%BA%D0%B0/%D0%BF%D1%80%D0%B8%D0%BA%D0%B0%D0%B7%D1%8B?authuser=2" TargetMode="External"/><Relationship Id="rId55" Type="http://schemas.openxmlformats.org/officeDocument/2006/relationships/hyperlink" Target="https://sites.google.com/view/vbatradegroup/%D0%B1%D0%B8%D0%B3-%D0%B1%D0%B5%D0%B3%D0%B8/%D0%BE%D1%80%D0%B3%D0%BF%D0%BE%D0%BB%D0%B8%D1%82%D0%B8%D0%BA%D0%B0-%D0%B1%D0%B1/%D0%B8%D0%BD%D1%81%D1%82%D1%80%D1%83%D0%BA%D1%82%D0%B8%D0%B2%D0%BD%D1%8B%D0%B5-%D0%BF%D0%B8%D1%81%D1%8C%D0%BC%D0%B0-%D0%B1%D0%B1?authuser=2" TargetMode="External"/><Relationship Id="rId10" Type="http://schemas.openxmlformats.org/officeDocument/2006/relationships/hyperlink" Target="https://sites.google.com/view/vbatradegroup/%D0%BF%D0%B0%D0%BF%D0%BA%D0%B0-%D1%88%D1%82%D0%B0%D1%82%D0%BD%D0%BE%D0%B3%D0%BE-%D1%81%D0%BE%D1%82%D1%80%D1%83%D0%B4%D0%BD%D0%B8%D0%BA%D0%B0?authuser=2" TargetMode="External"/><Relationship Id="rId54" Type="http://schemas.openxmlformats.org/officeDocument/2006/relationships/hyperlink" Target="https://sites.google.com/view/vbatradegroup/%D0%B1%D0%B8%D0%B3-%D0%B1%D0%B5%D0%B3%D0%B8/%D0%BE%D1%80%D0%B3%D0%BF%D0%BE%D0%BB%D0%B8%D1%82%D0%B8%D0%BA%D0%B0-%D0%B1%D0%B1/%D0%BF%D1%80%D0%B8%D0%BA%D0%B0%D0%B7%D1%8B-%D0%B1%D0%B1?authuser=2" TargetMode="External"/><Relationship Id="rId13" Type="http://schemas.openxmlformats.org/officeDocument/2006/relationships/hyperlink" Target="https://sites.google.com/view/vbatradegroup/%D0%BF%D0%B0%D0%BF%D0%BA%D0%B0-%D1%88%D1%82%D0%B0%D1%82%D0%BD%D0%BE%D0%B3%D0%BE-%D1%81%D0%BE%D1%82%D1%80%D1%83%D0%B4%D0%BD%D0%B8%D0%BA%D0%B0/%D0%B8%D0%BD%D1%81%D1%82%D1%80%D1%83%D0%BA%D1%82%D0%B8%D0%B2%D0%BD%D1%8B%D0%B5-%D0%BF%D0%B8%D1%81%D1%8C%D0%BC%D0%B0?authuser=2" TargetMode="External"/><Relationship Id="rId57" Type="http://schemas.openxmlformats.org/officeDocument/2006/relationships/hyperlink" Target="https://sites.google.com/view/vbatradegroup/%D0%B1%D0%B8%D0%B3-%D0%B1%D0%B5%D0%B3%D0%B8/%D0%BE%D1%80%D0%B3%D0%BF%D0%BE%D0%BB%D0%B8%D1%82%D0%B8%D0%BA%D0%B0-%D0%B1%D0%B1/%D0%B1%D0%BB%D0%B0%D0%BD%D0%BA%D0%B8-%D0%B1%D0%B1?authuser=2" TargetMode="External"/><Relationship Id="rId12" Type="http://schemas.openxmlformats.org/officeDocument/2006/relationships/hyperlink" Target="https://sites.google.com/view/vbatradegroup/%D0%BF%D0%B0%D0%BF%D0%BA%D0%B0-%D1%88%D1%82%D0%B0%D1%82%D0%BD%D0%BE%D0%B3%D0%BE-%D1%81%D0%BE%D1%82%D1%80%D1%83%D0%B4%D0%BD%D0%B8%D0%BA%D0%B0/%D0%B8%D0%BD%D1%81%D1%82%D1%80%D1%83%D0%BA%D1%86%D0%B8%D0%B8?authuser=2" TargetMode="External"/><Relationship Id="rId56" Type="http://schemas.openxmlformats.org/officeDocument/2006/relationships/hyperlink" Target="https://sites.google.com/view/vbatradegroup/%D0%B1%D0%B8%D0%B3-%D0%B1%D0%B5%D0%B3%D0%B8/%D0%BE%D1%80%D0%B3%D0%BF%D0%BE%D0%BB%D0%B8%D1%82%D0%B8%D0%BA%D0%B0-%D0%B1%D0%B1/%D0%B8%D0%BD%D1%81%D1%82%D1%80%D1%83%D0%BA%D1%86%D0%B8%D0%B8-%D0%B1%D0%B1?authuser=2" TargetMode="External"/><Relationship Id="rId91" Type="http://schemas.openxmlformats.org/officeDocument/2006/relationships/image" Target="media/image12.png"/><Relationship Id="rId90" Type="http://schemas.openxmlformats.org/officeDocument/2006/relationships/image" Target="media/image10.png"/><Relationship Id="rId93" Type="http://schemas.openxmlformats.org/officeDocument/2006/relationships/image" Target="media/image9.png"/><Relationship Id="rId92" Type="http://schemas.openxmlformats.org/officeDocument/2006/relationships/image" Target="media/image1.png"/><Relationship Id="rId15" Type="http://schemas.openxmlformats.org/officeDocument/2006/relationships/hyperlink" Target="https://docs.google.com/spreadsheets/d/1FuGOKje6hbsaojQ_F6i2HRv28o167fwxo5OuZBQVxFM/edit?usp=drive_link" TargetMode="External"/><Relationship Id="rId59" Type="http://schemas.openxmlformats.org/officeDocument/2006/relationships/hyperlink" Target="https://sites.google.com/view/vbatradegroup/%D0%B1%D0%B8%D0%B3-%D0%B1%D0%B5%D0%B3%D0%B8/%D1%88%D0%BB%D1%8F%D0%BF%D1%8B-%D0%B1%D0%B1?authuser=2" TargetMode="External"/><Relationship Id="rId14" Type="http://schemas.openxmlformats.org/officeDocument/2006/relationships/hyperlink" Target="https://sites.google.com/view/vbatradegroup/%D0%BF%D0%B0%D0%BF%D0%BA%D0%B0-%D1%88%D1%82%D0%B0%D1%82%D0%BD%D0%BE%D0%B3%D0%BE-%D1%81%D0%BE%D1%82%D1%80%D1%83%D0%B4%D0%BD%D0%B8%D0%BA%D0%B0/%D1%80%D0%B5%D0%B3%D0%BB%D0%B0%D0%BC%D0%B5%D0%BD%D1%82%D1%8B?authuser=2" TargetMode="External"/><Relationship Id="rId58" Type="http://schemas.openxmlformats.org/officeDocument/2006/relationships/hyperlink" Target="https://docs.google.com/spreadsheets/d/1J34lQkKWYxBebGRUttiGY63RDqytnnCX08bxUVRkYRg/edit?pli=1#gid=0" TargetMode="External"/><Relationship Id="rId17" Type="http://schemas.openxmlformats.org/officeDocument/2006/relationships/hyperlink" Target="https://sites.google.com/view/vbatradegroup/%D0%B1%D0%BB%D0%B0%D0%BD%D0%BA%D0%B8?authuser=2" TargetMode="External"/><Relationship Id="rId16" Type="http://schemas.openxmlformats.org/officeDocument/2006/relationships/hyperlink" Target="https://sites.google.com/view/vbatradegroup/%D0%BD%D0%B5%D1%83%D1%82%D0%B2%D0%B5%D1%80%D0%B6%D0%B4%D0%B5%D0%BD%D0%BD%D0%B0%D1%8F-%D0%BE%D1%80%D0%B3%D0%BF%D0%BE%D0%BB%D0%B8%D1%82%D0%B8%D0%BA%D0%B0?authuser=2" TargetMode="External"/><Relationship Id="rId19" Type="http://schemas.openxmlformats.org/officeDocument/2006/relationships/hyperlink" Target="https://sites.google.com/view/vbatradegroup/%D1%83%D0%BF%D1%80%D0%B0%D0%B2%D0%BB%D1%8F%D1%8E%D1%89%D0%B0%D1%8F-%D0%BA%D0%BE%D0%BC%D0%BF%D0%B0%D0%BD%D0%B8%D1%8F?authuser=2" TargetMode="External"/><Relationship Id="rId18" Type="http://schemas.openxmlformats.org/officeDocument/2006/relationships/hyperlink" Target="https://sites.google.com/view/vbatradegroup/%D0%BE%D1%80%D0%B3%D0%BF%D0%BE%D0%BB%D0%B8%D1%82%D0%B8%D0%BA%D0%B8-%D0%B4%D0%BB%D1%8F-%D1%80%D1%83%D0%BA%D0%BE%D0%B2%D0%BE%D0%B4%D0%B8%D1%82%D0%B5%D0%BB%D0%B5%D0%B9?authuser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