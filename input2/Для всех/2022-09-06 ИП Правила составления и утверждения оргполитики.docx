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bookmarkStart w:colFirst="0" w:colLast="0" w:name="_gjdgxs" w:id="0"/>
      <w:bookmarkEnd w:id="0"/>
      <w:r w:rsidDel="00000000" w:rsidR="00000000" w:rsidRPr="00000000">
        <w:rPr/>
        <w:drawing>
          <wp:inline distB="0" distT="0" distL="0" distR="0">
            <wp:extent cx="5318280" cy="1000125"/>
            <wp:effectExtent b="0" l="0" r="0" t="0"/>
            <wp:docPr descr="D:\Геннадий\Desktop\VBA лого.jpg" id="4" name="image1.jpg"/>
            <a:graphic>
              <a:graphicData uri="http://schemas.openxmlformats.org/drawingml/2006/picture">
                <pic:pic>
                  <pic:nvPicPr>
                    <pic:cNvPr descr="D:\Геннадий\Desktop\VBA лого.jpg" id="0" name="image1.jpg"/>
                    <pic:cNvPicPr preferRelativeResize="0"/>
                  </pic:nvPicPr>
                  <pic:blipFill>
                    <a:blip r:embed="rId7"/>
                    <a:srcRect b="0" l="0" r="0" t="0"/>
                    <a:stretch>
                      <a:fillRect/>
                    </a:stretch>
                  </pic:blipFill>
                  <pic:spPr>
                    <a:xfrm>
                      <a:off x="0" y="0"/>
                      <a:ext cx="531828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Fonts w:ascii="Cambria" w:cs="Cambria" w:eastAsia="Cambria" w:hAnsi="Cambria"/>
          <w:b w:val="1"/>
          <w:color w:val="000000"/>
          <w:sz w:val="28"/>
          <w:szCs w:val="28"/>
          <w:rtl w:val="0"/>
        </w:rPr>
        <w:t xml:space="preserve">Серия “Организация”</w:t>
      </w:r>
      <w:r w:rsidDel="00000000" w:rsidR="00000000" w:rsidRPr="00000000">
        <w:rPr>
          <w:rtl w:val="0"/>
        </w:rPr>
      </w:r>
    </w:p>
    <w:p w:rsidR="00000000" w:rsidDel="00000000" w:rsidP="00000000" w:rsidRDefault="00000000" w:rsidRPr="00000000" w14:paraId="00000004">
      <w:pPr>
        <w:jc w:val="center"/>
        <w:rPr/>
      </w:pPr>
      <w:r w:rsidDel="00000000" w:rsidR="00000000" w:rsidRPr="00000000">
        <w:rPr>
          <w:rFonts w:ascii="Cambria" w:cs="Cambria" w:eastAsia="Cambria" w:hAnsi="Cambria"/>
          <w:b w:val="1"/>
          <w:color w:val="000000"/>
          <w:sz w:val="36"/>
          <w:szCs w:val="36"/>
          <w:rtl w:val="0"/>
        </w:rPr>
        <w:t xml:space="preserve">Инструктивное письмо</w:t>
      </w:r>
      <w:r w:rsidDel="00000000" w:rsidR="00000000" w:rsidRPr="00000000">
        <w:rPr>
          <w:rFonts w:ascii="Cambria" w:cs="Cambria" w:eastAsia="Cambria" w:hAnsi="Cambria"/>
          <w:color w:val="000000"/>
          <w:sz w:val="36"/>
          <w:szCs w:val="36"/>
          <w:rtl w:val="0"/>
        </w:rPr>
        <w:t xml:space="preserve"> </w:t>
      </w:r>
      <w:r w:rsidDel="00000000" w:rsidR="00000000" w:rsidRPr="00000000">
        <w:rPr>
          <w:rtl w:val="0"/>
        </w:rPr>
      </w:r>
    </w:p>
    <w:p w:rsidR="00000000" w:rsidDel="00000000" w:rsidP="00000000" w:rsidRDefault="00000000" w:rsidRPr="00000000" w14:paraId="00000005">
      <w:pPr>
        <w:jc w:val="center"/>
        <w:rPr/>
      </w:pPr>
      <w:r w:rsidDel="00000000" w:rsidR="00000000" w:rsidRPr="00000000">
        <w:rPr>
          <w:rFonts w:ascii="Cambria" w:cs="Cambria" w:eastAsia="Cambria" w:hAnsi="Cambria"/>
          <w:b w:val="1"/>
          <w:sz w:val="36"/>
          <w:szCs w:val="36"/>
          <w:rtl w:val="0"/>
        </w:rPr>
        <w:t xml:space="preserve">ПРАВИЛА СОСТАВЛЕНИЯ И УТВЕРЖДЕНИЯ ОРГПОЛИТИКИ</w:t>
      </w:r>
      <w:r w:rsidDel="00000000" w:rsidR="00000000" w:rsidRPr="00000000">
        <w:rPr>
          <w:rtl w:val="0"/>
        </w:rPr>
      </w:r>
    </w:p>
    <w:p w:rsidR="00000000" w:rsidDel="00000000" w:rsidP="00000000" w:rsidRDefault="00000000" w:rsidRPr="00000000" w14:paraId="00000006">
      <w:pPr>
        <w:jc w:val="right"/>
        <w:rPr>
          <w:rFonts w:ascii="Cambria" w:cs="Cambria" w:eastAsia="Cambria" w:hAnsi="Cambria"/>
          <w:color w:val="000000"/>
        </w:rPr>
      </w:pPr>
      <w:r w:rsidDel="00000000" w:rsidR="00000000" w:rsidRPr="00000000">
        <w:rPr>
          <w:rFonts w:ascii="Cambria" w:cs="Cambria" w:eastAsia="Cambria" w:hAnsi="Cambria"/>
          <w:color w:val="000000"/>
          <w:rtl w:val="0"/>
        </w:rPr>
        <w:tab/>
        <w:tab/>
        <w:tab/>
        <w:tab/>
        <w:tab/>
        <w:tab/>
        <w:tab/>
        <w:t xml:space="preserve">      </w:t>
        <w:tab/>
        <w:t xml:space="preserve">                    </w:t>
      </w:r>
    </w:p>
    <w:p w:rsidR="00000000" w:rsidDel="00000000" w:rsidP="00000000" w:rsidRDefault="00000000" w:rsidRPr="00000000" w14:paraId="00000007">
      <w:pPr>
        <w:jc w:val="right"/>
        <w:rPr>
          <w:rFonts w:ascii="Cambria" w:cs="Cambria" w:eastAsia="Cambria" w:hAnsi="Cambria"/>
          <w:sz w:val="24"/>
          <w:szCs w:val="24"/>
        </w:rPr>
      </w:pPr>
      <w:r w:rsidDel="00000000" w:rsidR="00000000" w:rsidRPr="00000000">
        <w:rPr>
          <w:rFonts w:ascii="Cambria" w:cs="Cambria" w:eastAsia="Cambria" w:hAnsi="Cambria"/>
          <w:color w:val="000000"/>
          <w:rtl w:val="0"/>
        </w:rPr>
        <w:t xml:space="preserve"> </w:t>
      </w:r>
      <w:r w:rsidDel="00000000" w:rsidR="00000000" w:rsidRPr="00000000">
        <w:rPr>
          <w:rFonts w:ascii="Cambria" w:cs="Cambria" w:eastAsia="Cambria" w:hAnsi="Cambria"/>
          <w:sz w:val="24"/>
          <w:szCs w:val="24"/>
          <w:rtl w:val="0"/>
        </w:rPr>
        <w:t xml:space="preserve">06</w:t>
      </w:r>
      <w:r w:rsidDel="00000000" w:rsidR="00000000" w:rsidRPr="00000000">
        <w:rPr>
          <w:rFonts w:ascii="Cambria" w:cs="Cambria" w:eastAsia="Cambria" w:hAnsi="Cambria"/>
          <w:color w:val="000000"/>
          <w:sz w:val="24"/>
          <w:szCs w:val="24"/>
          <w:rtl w:val="0"/>
        </w:rPr>
        <w:t xml:space="preserve">.</w:t>
      </w:r>
      <w:r w:rsidDel="00000000" w:rsidR="00000000" w:rsidRPr="00000000">
        <w:rPr>
          <w:rFonts w:ascii="Cambria" w:cs="Cambria" w:eastAsia="Cambria" w:hAnsi="Cambria"/>
          <w:sz w:val="24"/>
          <w:szCs w:val="24"/>
          <w:rtl w:val="0"/>
        </w:rPr>
        <w:t xml:space="preserve">09</w:t>
      </w:r>
      <w:r w:rsidDel="00000000" w:rsidR="00000000" w:rsidRPr="00000000">
        <w:rPr>
          <w:rFonts w:ascii="Cambria" w:cs="Cambria" w:eastAsia="Cambria" w:hAnsi="Cambria"/>
          <w:color w:val="000000"/>
          <w:sz w:val="24"/>
          <w:szCs w:val="24"/>
          <w:rtl w:val="0"/>
        </w:rPr>
        <w:t xml:space="preserve">.2</w:t>
      </w:r>
      <w:r w:rsidDel="00000000" w:rsidR="00000000" w:rsidRPr="00000000">
        <w:rPr>
          <w:rFonts w:ascii="Cambria" w:cs="Cambria" w:eastAsia="Cambria" w:hAnsi="Cambria"/>
          <w:sz w:val="24"/>
          <w:szCs w:val="24"/>
          <w:rtl w:val="0"/>
        </w:rPr>
        <w:t xml:space="preserve">2</w:t>
      </w:r>
    </w:p>
    <w:p w:rsidR="00000000" w:rsidDel="00000000" w:rsidP="00000000" w:rsidRDefault="00000000" w:rsidRPr="00000000" w14:paraId="00000008">
      <w:pPr>
        <w:jc w:val="righ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Изменено 07.04.23</w:t>
      </w:r>
    </w:p>
    <w:p w:rsidR="00000000" w:rsidDel="00000000" w:rsidP="00000000" w:rsidRDefault="00000000" w:rsidRPr="00000000" w14:paraId="00000009">
      <w:pPr>
        <w:jc w:val="right"/>
        <w:rPr/>
      </w:pPr>
      <w:r w:rsidDel="00000000" w:rsidR="00000000" w:rsidRPr="00000000">
        <w:rPr>
          <w:rFonts w:ascii="Cambria" w:cs="Cambria" w:eastAsia="Cambria" w:hAnsi="Cambria"/>
          <w:color w:val="000000"/>
          <w:sz w:val="24"/>
          <w:szCs w:val="24"/>
          <w:rtl w:val="0"/>
        </w:rPr>
        <w:tab/>
        <w:tab/>
        <w:tab/>
        <w:tab/>
        <w:tab/>
        <w:tab/>
        <w:t xml:space="preserve">      </w:t>
        <w:tab/>
        <w:tab/>
        <w:tab/>
        <w:t xml:space="preserve">          </w:t>
      </w:r>
      <w:r w:rsidDel="00000000" w:rsidR="00000000" w:rsidRPr="00000000">
        <w:rPr>
          <w:rtl w:val="0"/>
        </w:rPr>
      </w:r>
    </w:p>
    <w:p w:rsidR="00000000" w:rsidDel="00000000" w:rsidP="00000000" w:rsidRDefault="00000000" w:rsidRPr="00000000" w14:paraId="0000000A">
      <w:pPr>
        <w:rPr>
          <w:rFonts w:ascii="Cambria" w:cs="Cambria" w:eastAsia="Cambria" w:hAnsi="Cambria"/>
          <w:color w:val="000000"/>
        </w:rPr>
      </w:pPr>
      <w:r w:rsidDel="00000000" w:rsidR="00000000" w:rsidRPr="00000000">
        <w:rPr>
          <w:rFonts w:ascii="Cambria" w:cs="Cambria" w:eastAsia="Cambria" w:hAnsi="Cambria"/>
          <w:color w:val="000000"/>
          <w:rtl w:val="0"/>
        </w:rPr>
        <w:t xml:space="preserve">В папку штатного сотрудника всех </w:t>
      </w:r>
      <w:r w:rsidDel="00000000" w:rsidR="00000000" w:rsidRPr="00000000">
        <w:rPr>
          <w:rFonts w:ascii="Cambria" w:cs="Cambria" w:eastAsia="Cambria" w:hAnsi="Cambria"/>
          <w:rtl w:val="0"/>
        </w:rPr>
        <w:t xml:space="preserve">компаний</w:t>
      </w:r>
      <w:r w:rsidDel="00000000" w:rsidR="00000000" w:rsidRPr="00000000">
        <w:rPr>
          <w:rtl w:val="0"/>
        </w:rPr>
      </w:r>
    </w:p>
    <w:p w:rsidR="00000000" w:rsidDel="00000000" w:rsidP="00000000" w:rsidRDefault="00000000" w:rsidRPr="00000000" w14:paraId="0000000B">
      <w:pPr>
        <w:rPr>
          <w:rFonts w:ascii="Cambria" w:cs="Cambria" w:eastAsia="Cambria" w:hAnsi="Cambria"/>
        </w:rPr>
      </w:pPr>
      <w:r w:rsidDel="00000000" w:rsidR="00000000" w:rsidRPr="00000000">
        <w:rPr>
          <w:rtl w:val="0"/>
        </w:rPr>
      </w:r>
    </w:p>
    <w:p w:rsidR="00000000" w:rsidDel="00000000" w:rsidP="00000000" w:rsidRDefault="00000000" w:rsidRPr="00000000" w14:paraId="0000000C">
      <w:pPr>
        <w:ind w:right="45"/>
        <w:jc w:val="both"/>
        <w:rPr>
          <w:rFonts w:ascii="Cambria" w:cs="Cambria" w:eastAsia="Cambria" w:hAnsi="Cambria"/>
        </w:rPr>
      </w:pPr>
      <w:r w:rsidDel="00000000" w:rsidR="00000000" w:rsidRPr="00000000">
        <w:rPr>
          <w:rtl w:val="0"/>
        </w:rPr>
      </w:r>
    </w:p>
    <w:p w:rsidR="00000000" w:rsidDel="00000000" w:rsidP="00000000" w:rsidRDefault="00000000" w:rsidRPr="00000000" w14:paraId="0000000D">
      <w:pPr>
        <w:jc w:val="both"/>
        <w:rPr>
          <w:rFonts w:ascii="Cambria" w:cs="Cambria" w:eastAsia="Cambria" w:hAnsi="Cambria"/>
        </w:rPr>
      </w:pPr>
      <w:r w:rsidDel="00000000" w:rsidR="00000000" w:rsidRPr="00000000">
        <w:rPr>
          <w:rFonts w:ascii="Cambria" w:cs="Cambria" w:eastAsia="Cambria" w:hAnsi="Cambria"/>
          <w:rtl w:val="0"/>
        </w:rPr>
        <w:t xml:space="preserve">В компании есть </w:t>
      </w:r>
      <w:r w:rsidDel="00000000" w:rsidR="00000000" w:rsidRPr="00000000">
        <w:rPr>
          <w:rFonts w:ascii="Cambria" w:cs="Cambria" w:eastAsia="Cambria" w:hAnsi="Cambria"/>
          <w:rtl w:val="0"/>
        </w:rPr>
        <w:t xml:space="preserve">ситуация</w:t>
      </w:r>
      <w:r w:rsidDel="00000000" w:rsidR="00000000" w:rsidRPr="00000000">
        <w:rPr>
          <w:rFonts w:ascii="Cambria" w:cs="Cambria" w:eastAsia="Cambria" w:hAnsi="Cambria"/>
          <w:rtl w:val="0"/>
        </w:rPr>
        <w:t xml:space="preserve">, когда кто-то из сотрудников компании создает новую оргполитику, или вносит в нее изменения, и дальше ничего не происходит, оргполитику никто не рассматривает, изменения никто не рассматривает и не утверждает. В  итоге мы полностью убиваем желание кого-либо создавать правила работы компании или их менять, так как люди тратят время на это, но в итоге ничего не происходит. Соответственно правила компании остаются не описаны, ситуации не решаются так, чтобы они больше не возникали. Таким образом, мы своими действиями делаем так, что бы ситуации повторялись постоянно, и все работники компании только работали над </w:t>
      </w:r>
      <w:r w:rsidDel="00000000" w:rsidR="00000000" w:rsidRPr="00000000">
        <w:rPr>
          <w:rFonts w:ascii="Cambria" w:cs="Cambria" w:eastAsia="Cambria" w:hAnsi="Cambria"/>
          <w:rtl w:val="0"/>
        </w:rPr>
        <w:t xml:space="preserve">исправлением</w:t>
      </w:r>
      <w:r w:rsidDel="00000000" w:rsidR="00000000" w:rsidRPr="00000000">
        <w:rPr>
          <w:rFonts w:ascii="Cambria" w:cs="Cambria" w:eastAsia="Cambria" w:hAnsi="Cambria"/>
          <w:rtl w:val="0"/>
        </w:rPr>
        <w:t xml:space="preserve"> ситуации, не говоря о том, что каждая ситуация может и приводит к убыткам компании и снижению ЗП персонала.</w:t>
      </w:r>
    </w:p>
    <w:p w:rsidR="00000000" w:rsidDel="00000000" w:rsidP="00000000" w:rsidRDefault="00000000" w:rsidRPr="00000000" w14:paraId="0000000E">
      <w:pPr>
        <w:jc w:val="both"/>
        <w:rPr>
          <w:rFonts w:ascii="Cambria" w:cs="Cambria" w:eastAsia="Cambria" w:hAnsi="Cambria"/>
        </w:rPr>
      </w:pPr>
      <w:r w:rsidDel="00000000" w:rsidR="00000000" w:rsidRPr="00000000">
        <w:rPr>
          <w:rFonts w:ascii="Cambria" w:cs="Cambria" w:eastAsia="Cambria" w:hAnsi="Cambria"/>
          <w:rtl w:val="0"/>
        </w:rPr>
        <w:t xml:space="preserve">Вторая ситуация, которая иногда наблюдается в компании - это пишется откровенно бредовая оргполитика, которая не выполнима, или не понятно как ее выполнять. Ее утверждает руководитель даже не читая и  направляет сразу владельцу. В итоге владелец не понимает почему он должен тратить время на этот бред и как этот бред попал к нему на утверждение.</w:t>
        <w:br w:type="textWrapping"/>
      </w:r>
    </w:p>
    <w:p w:rsidR="00000000" w:rsidDel="00000000" w:rsidP="00000000" w:rsidRDefault="00000000" w:rsidRPr="00000000" w14:paraId="0000000F">
      <w:pPr>
        <w:jc w:val="both"/>
        <w:rPr>
          <w:rFonts w:ascii="Cambria" w:cs="Cambria" w:eastAsia="Cambria" w:hAnsi="Cambria"/>
        </w:rPr>
      </w:pPr>
      <w:r w:rsidDel="00000000" w:rsidR="00000000" w:rsidRPr="00000000">
        <w:rPr>
          <w:rFonts w:ascii="Cambria" w:cs="Cambria" w:eastAsia="Cambria" w:hAnsi="Cambria"/>
          <w:rtl w:val="0"/>
        </w:rPr>
        <w:t xml:space="preserve">Чтобы не допускать подобного созданы правила утверждения оргполитик.</w:t>
      </w:r>
    </w:p>
    <w:p w:rsidR="00000000" w:rsidDel="00000000" w:rsidP="00000000" w:rsidRDefault="00000000" w:rsidRPr="00000000" w14:paraId="00000010">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11">
      <w:pPr>
        <w:jc w:val="both"/>
        <w:rPr>
          <w:rFonts w:ascii="Cambria" w:cs="Cambria" w:eastAsia="Cambria" w:hAnsi="Cambria"/>
        </w:rPr>
      </w:pPr>
      <w:r w:rsidDel="00000000" w:rsidR="00000000" w:rsidRPr="00000000">
        <w:rPr>
          <w:rFonts w:ascii="Cambria" w:cs="Cambria" w:eastAsia="Cambria" w:hAnsi="Cambria"/>
          <w:rtl w:val="0"/>
        </w:rPr>
        <w:t xml:space="preserve">Создание оргполитики - это как написание новой оргполитики, которой ранее не было в компании, так и дополнение или изменение любой существующей оргполитики. </w:t>
      </w:r>
    </w:p>
    <w:p w:rsidR="00000000" w:rsidDel="00000000" w:rsidP="00000000" w:rsidRDefault="00000000" w:rsidRPr="00000000" w14:paraId="00000012">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13">
      <w:pPr>
        <w:jc w:val="both"/>
        <w:rPr>
          <w:rFonts w:ascii="Cambria" w:cs="Cambria" w:eastAsia="Cambria" w:hAnsi="Cambria"/>
        </w:rPr>
      </w:pPr>
      <w:r w:rsidDel="00000000" w:rsidR="00000000" w:rsidRPr="00000000">
        <w:rPr>
          <w:rFonts w:ascii="Cambria" w:cs="Cambria" w:eastAsia="Cambria" w:hAnsi="Cambria"/>
          <w:rtl w:val="0"/>
        </w:rPr>
        <w:t xml:space="preserve">Существует два пути создания и утверждения оргполитик:</w:t>
      </w:r>
    </w:p>
    <w:p w:rsidR="00000000" w:rsidDel="00000000" w:rsidP="00000000" w:rsidRDefault="00000000" w:rsidRPr="00000000" w14:paraId="00000014">
      <w:pPr>
        <w:numPr>
          <w:ilvl w:val="0"/>
          <w:numId w:val="1"/>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Оргполитика, которую создает сотрудник Предоставляющей компании. Это оргполитика,</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которая идёт по командным линиям снизу вверх (от подчиненного к руководителю). </w:t>
      </w:r>
      <w:r w:rsidDel="00000000" w:rsidR="00000000" w:rsidRPr="00000000">
        <w:rPr>
          <w:rFonts w:ascii="Cambria" w:cs="Cambria" w:eastAsia="Cambria" w:hAnsi="Cambria"/>
          <w:rtl w:val="0"/>
        </w:rPr>
        <w:t xml:space="preserve">Ее обычно </w:t>
      </w:r>
      <w:r w:rsidDel="00000000" w:rsidR="00000000" w:rsidRPr="00000000">
        <w:rPr>
          <w:rFonts w:ascii="Cambria" w:cs="Cambria" w:eastAsia="Cambria" w:hAnsi="Cambria"/>
          <w:rtl w:val="0"/>
        </w:rPr>
        <w:t xml:space="preserve">пишет сотрудник</w:t>
      </w:r>
      <w:r w:rsidDel="00000000" w:rsidR="00000000" w:rsidRPr="00000000">
        <w:rPr>
          <w:rFonts w:ascii="Cambria" w:cs="Cambria" w:eastAsia="Cambria" w:hAnsi="Cambria"/>
          <w:rtl w:val="0"/>
        </w:rPr>
        <w:t xml:space="preserve"> и утверждает у вышестоящих руководителей. </w:t>
      </w:r>
      <w:r w:rsidDel="00000000" w:rsidR="00000000" w:rsidRPr="00000000">
        <w:rPr>
          <w:rtl w:val="0"/>
        </w:rPr>
      </w:r>
    </w:p>
    <w:p w:rsidR="00000000" w:rsidDel="00000000" w:rsidP="00000000" w:rsidRDefault="00000000" w:rsidRPr="00000000" w14:paraId="00000015">
      <w:pPr>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Оргполитика, которую создает сотрудник управляющей компании. </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Это оргполитика,</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которая идёт по командным линиям сверху вниз (от руководителя к подчиненному). Ее обычно </w:t>
      </w:r>
      <w:r w:rsidDel="00000000" w:rsidR="00000000" w:rsidRPr="00000000">
        <w:rPr>
          <w:rFonts w:ascii="Cambria" w:cs="Cambria" w:eastAsia="Cambria" w:hAnsi="Cambria"/>
          <w:rtl w:val="0"/>
        </w:rPr>
        <w:t xml:space="preserve">пишет </w:t>
      </w:r>
      <w:r w:rsidDel="00000000" w:rsidR="00000000" w:rsidRPr="00000000">
        <w:rPr>
          <w:rFonts w:ascii="Cambria" w:cs="Cambria" w:eastAsia="Cambria" w:hAnsi="Cambria"/>
          <w:rtl w:val="0"/>
        </w:rPr>
        <w:t xml:space="preserve">владелец либо сотрудник управляющей компании. Такая оргполитика не нуждается в утверждении  у руководителей. Она обязательна к исполнению.</w:t>
      </w:r>
      <w:r w:rsidDel="00000000" w:rsidR="00000000" w:rsidRPr="00000000">
        <w:rPr>
          <w:rtl w:val="0"/>
        </w:rPr>
      </w:r>
    </w:p>
    <w:p w:rsidR="00000000" w:rsidDel="00000000" w:rsidP="00000000" w:rsidRDefault="00000000" w:rsidRPr="00000000" w14:paraId="00000016">
      <w:pPr>
        <w:jc w:val="both"/>
        <w:rPr>
          <w:rFonts w:ascii="Cambria" w:cs="Cambria" w:eastAsia="Cambria" w:hAnsi="Cambria"/>
          <w:b w:val="1"/>
        </w:rPr>
      </w:pPr>
      <w:r w:rsidDel="00000000" w:rsidR="00000000" w:rsidRPr="00000000">
        <w:rPr>
          <w:rFonts w:ascii="Cambria" w:cs="Cambria" w:eastAsia="Cambria" w:hAnsi="Cambria"/>
          <w:b w:val="1"/>
          <w:rtl w:val="0"/>
        </w:rPr>
        <w:t xml:space="preserve">Создание и Утверждение Оргполитики, которую создает сотрудник </w:t>
      </w:r>
      <w:r w:rsidDel="00000000" w:rsidR="00000000" w:rsidRPr="00000000">
        <w:rPr>
          <w:rFonts w:ascii="Cambria" w:cs="Cambria" w:eastAsia="Cambria" w:hAnsi="Cambria"/>
          <w:b w:val="1"/>
          <w:rtl w:val="0"/>
        </w:rPr>
        <w:t xml:space="preserve">Предоставляющей компании</w:t>
      </w:r>
      <w:r w:rsidDel="00000000" w:rsidR="00000000" w:rsidRPr="00000000">
        <w:rPr>
          <w:rFonts w:ascii="Cambria" w:cs="Cambria" w:eastAsia="Cambria" w:hAnsi="Cambria"/>
          <w:b w:val="1"/>
          <w:rtl w:val="0"/>
        </w:rPr>
        <w:t xml:space="preserve">:</w:t>
      </w:r>
      <w:r w:rsidDel="00000000" w:rsidR="00000000" w:rsidRPr="00000000">
        <w:rPr>
          <w:rtl w:val="0"/>
        </w:rPr>
      </w:r>
    </w:p>
    <w:p w:rsidR="00000000" w:rsidDel="00000000" w:rsidP="00000000" w:rsidRDefault="00000000" w:rsidRPr="00000000" w14:paraId="00000017">
      <w:pPr>
        <w:numPr>
          <w:ilvl w:val="0"/>
          <w:numId w:val="3"/>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Сотрудник решает по своему усмотрению или после указания вышестоящего руководителя написать оргполитику. Он либо получает задачу в Битриксе от руководителя, либо ставит себе самостоятельно </w:t>
      </w:r>
      <w:r w:rsidDel="00000000" w:rsidR="00000000" w:rsidRPr="00000000">
        <w:rPr>
          <w:rFonts w:ascii="Cambria" w:cs="Cambria" w:eastAsia="Cambria" w:hAnsi="Cambria"/>
          <w:rtl w:val="0"/>
        </w:rPr>
        <w:t xml:space="preserve">задачу</w:t>
      </w:r>
      <w:r w:rsidDel="00000000" w:rsidR="00000000" w:rsidRPr="00000000">
        <w:rPr>
          <w:rFonts w:ascii="Cambria" w:cs="Cambria" w:eastAsia="Cambria" w:hAnsi="Cambria"/>
          <w:rtl w:val="0"/>
        </w:rPr>
        <w:t xml:space="preserve">. </w:t>
      </w:r>
    </w:p>
    <w:p w:rsidR="00000000" w:rsidDel="00000000" w:rsidP="00000000" w:rsidRDefault="00000000" w:rsidRPr="00000000" w14:paraId="00000018">
      <w:pPr>
        <w:numPr>
          <w:ilvl w:val="0"/>
          <w:numId w:val="3"/>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Сотрудник в задаче описывает проблему, которая возникла и которая будет устранена за счёт описанных правил в оргполитике.</w:t>
      </w:r>
    </w:p>
    <w:p w:rsidR="00000000" w:rsidDel="00000000" w:rsidP="00000000" w:rsidRDefault="00000000" w:rsidRPr="00000000" w14:paraId="00000019">
      <w:pPr>
        <w:numPr>
          <w:ilvl w:val="0"/>
          <w:numId w:val="3"/>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Постановщик задачи либо </w:t>
      </w:r>
      <w:r w:rsidDel="00000000" w:rsidR="00000000" w:rsidRPr="00000000">
        <w:rPr>
          <w:rFonts w:ascii="Cambria" w:cs="Cambria" w:eastAsia="Cambria" w:hAnsi="Cambria"/>
          <w:rtl w:val="0"/>
        </w:rPr>
        <w:t xml:space="preserve">сотрудник</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добав</w:t>
      </w:r>
      <w:r w:rsidDel="00000000" w:rsidR="00000000" w:rsidRPr="00000000">
        <w:rPr>
          <w:rFonts w:ascii="Cambria" w:cs="Cambria" w:eastAsia="Cambria" w:hAnsi="Cambria"/>
          <w:rtl w:val="0"/>
        </w:rPr>
        <w:t xml:space="preserve">ляет в соисполнители РО1 компании, к которой относится эта оргполитика и РО1 УК. </w:t>
      </w:r>
    </w:p>
    <w:p w:rsidR="00000000" w:rsidDel="00000000" w:rsidP="00000000" w:rsidRDefault="00000000" w:rsidRPr="00000000" w14:paraId="0000001A">
      <w:pPr>
        <w:numPr>
          <w:ilvl w:val="0"/>
          <w:numId w:val="3"/>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В задаче </w:t>
      </w:r>
      <w:r w:rsidDel="00000000" w:rsidR="00000000" w:rsidRPr="00000000">
        <w:rPr>
          <w:rFonts w:ascii="Cambria" w:cs="Cambria" w:eastAsia="Cambria" w:hAnsi="Cambria"/>
          <w:rtl w:val="0"/>
        </w:rPr>
        <w:t xml:space="preserve">постановщи</w:t>
      </w:r>
      <w:r w:rsidDel="00000000" w:rsidR="00000000" w:rsidRPr="00000000">
        <w:rPr>
          <w:rFonts w:ascii="Cambria" w:cs="Cambria" w:eastAsia="Cambria" w:hAnsi="Cambria"/>
          <w:rtl w:val="0"/>
        </w:rPr>
        <w:t xml:space="preserve">к задачи указывает в поле “Дополнительно” проект “ЗРС по утверждению оргполитик”.</w:t>
        <w:br w:type="textWrapping"/>
        <w:t xml:space="preserve">В приложении 1 к данной оргполитике описана инструкция “Как добавить себя в проект “ЗРС по утверждению оргполитик”.</w:t>
        <w:br w:type="textWrapping"/>
        <w:t xml:space="preserve"> </w:t>
      </w:r>
      <w:r w:rsidDel="00000000" w:rsidR="00000000" w:rsidRPr="00000000">
        <w:rPr>
          <w:rFonts w:ascii="Cambria" w:cs="Cambria" w:eastAsia="Cambria" w:hAnsi="Cambria"/>
        </w:rPr>
        <w:drawing>
          <wp:inline distB="114300" distT="114300" distL="114300" distR="114300">
            <wp:extent cx="5706428" cy="48006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06428"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3"/>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Сотрудник (далее составитель)</w:t>
      </w:r>
      <w:r w:rsidDel="00000000" w:rsidR="00000000" w:rsidRPr="00000000">
        <w:rPr>
          <w:rFonts w:ascii="Cambria" w:cs="Cambria" w:eastAsia="Cambria" w:hAnsi="Cambria"/>
          <w:rtl w:val="0"/>
        </w:rPr>
        <w:t xml:space="preserve"> создает оргполитику в папке Неутвержденная оргполитика на Гугл сайте компании. Для создания новой оргполитики составитель использует пустые гугл документы, которые всегда есть в наличии в папке Неутвержденная оргполитика. Как использовать пустые гугл документы и работать в них описано в </w:t>
      </w:r>
      <w:hyperlink r:id="rId9">
        <w:r w:rsidDel="00000000" w:rsidR="00000000" w:rsidRPr="00000000">
          <w:rPr>
            <w:color w:val="0000ee"/>
            <w:u w:val="single"/>
            <w:shd w:fill="auto" w:val="clear"/>
            <w:rtl w:val="0"/>
          </w:rPr>
          <w:t xml:space="preserve">2021-12-24 Инструкция Как добавлять инструкции по производству продукта в папку должности на гугл сайте</w:t>
        </w:r>
      </w:hyperlink>
      <w:r w:rsidDel="00000000" w:rsidR="00000000" w:rsidRPr="00000000">
        <w:rPr>
          <w:rtl w:val="0"/>
        </w:rPr>
      </w:r>
    </w:p>
    <w:p w:rsidR="00000000" w:rsidDel="00000000" w:rsidP="00000000" w:rsidRDefault="00000000" w:rsidRPr="00000000" w14:paraId="0000001C">
      <w:pPr>
        <w:numPr>
          <w:ilvl w:val="0"/>
          <w:numId w:val="3"/>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При создании оргполитики составитель всегда  руководствуется правилами описанными в </w:t>
      </w:r>
      <w:hyperlink r:id="rId10">
        <w:r w:rsidDel="00000000" w:rsidR="00000000" w:rsidRPr="00000000">
          <w:rPr>
            <w:color w:val="0000ee"/>
            <w:u w:val="single"/>
            <w:shd w:fill="auto" w:val="clear"/>
            <w:rtl w:val="0"/>
          </w:rPr>
          <w:t xml:space="preserve">2015-05-27 ИП Как писать оргполитику компании</w:t>
        </w:r>
      </w:hyperlink>
      <w:r w:rsidDel="00000000" w:rsidR="00000000" w:rsidRPr="00000000">
        <w:rPr>
          <w:rFonts w:ascii="Cambria" w:cs="Cambria" w:eastAsia="Cambria" w:hAnsi="Cambria"/>
          <w:rtl w:val="0"/>
        </w:rPr>
        <w:t xml:space="preserve">. </w:t>
      </w:r>
    </w:p>
    <w:p w:rsidR="00000000" w:rsidDel="00000000" w:rsidP="00000000" w:rsidRDefault="00000000" w:rsidRPr="00000000" w14:paraId="0000001D">
      <w:pPr>
        <w:numPr>
          <w:ilvl w:val="0"/>
          <w:numId w:val="3"/>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Составитель проверяет оргполитику на понимание</w:t>
      </w:r>
      <w:ins w:author="Ирина Шеболдасова" w:id="0" w:date="2024-04-08T18:09:13Z">
        <w:r w:rsidDel="00000000" w:rsidR="00000000" w:rsidRPr="00000000">
          <w:rPr>
            <w:rFonts w:ascii="Cambria" w:cs="Cambria" w:eastAsia="Cambria" w:hAnsi="Cambria"/>
            <w:rtl w:val="0"/>
          </w:rPr>
          <w:t xml:space="preserve"> </w:t>
        </w:r>
        <w:commentRangeStart w:id="0"/>
        <w:r w:rsidDel="00000000" w:rsidR="00000000" w:rsidRPr="00000000">
          <w:rPr>
            <w:rFonts w:ascii="Cambria" w:cs="Cambria" w:eastAsia="Cambria" w:hAnsi="Cambria"/>
            <w:rtl w:val="0"/>
          </w:rPr>
          <w:t xml:space="preserve">и выполнение</w:t>
        </w:r>
      </w:ins>
      <w:r w:rsidDel="00000000" w:rsidR="00000000" w:rsidRPr="00000000">
        <w:rPr>
          <w:rFonts w:ascii="Cambria" w:cs="Cambria" w:eastAsia="Cambria" w:hAnsi="Cambria"/>
          <w:rtl w:val="0"/>
        </w:rPr>
        <w:t xml:space="preserve">. </w:t>
      </w:r>
      <w:ins w:author="Ирина Шеболдасова" w:id="1" w:date="2024-04-08T18:11:13Z">
        <w:commentRangeEnd w:id="0"/>
        <w:r w:rsidDel="00000000" w:rsidR="00000000" w:rsidRPr="00000000">
          <w:commentReference w:id="0"/>
        </w:r>
        <w:r w:rsidDel="00000000" w:rsidR="00000000" w:rsidRPr="00000000">
          <w:fldChar w:fldCharType="begin"/>
        </w:r>
        <w:r w:rsidDel="00000000" w:rsidR="00000000" w:rsidRPr="00000000">
          <w:instrText xml:space="preserve">HYPERLINK "https://docs.google.com/document/d/1GVsWTVdT7VaYO3XCFmh82c_cYDmO-rAHD_QMXBCWOvM/edit#heading=h.gjdgxs"</w:instrText>
        </w:r>
        <w:r w:rsidDel="00000000" w:rsidR="00000000" w:rsidRPr="00000000">
          <w:fldChar w:fldCharType="separate"/>
        </w:r>
        <w:r w:rsidDel="00000000" w:rsidR="00000000" w:rsidRPr="00000000">
          <w:rPr>
            <w:color w:val="0000ee"/>
            <w:u w:val="single"/>
            <w:shd w:fill="auto" w:val="clear"/>
            <w:rtl w:val="0"/>
          </w:rPr>
          <w:t xml:space="preserve">2024-01-31 Инструкция Как проверить оргполитику на понимание или выполнение</w:t>
        </w:r>
        <w:r w:rsidDel="00000000" w:rsidR="00000000" w:rsidRPr="00000000">
          <w:fldChar w:fldCharType="end"/>
        </w:r>
      </w:ins>
      <w:r w:rsidDel="00000000" w:rsidR="00000000" w:rsidRPr="00000000">
        <w:rPr>
          <w:rFonts w:ascii="Cambria" w:cs="Cambria" w:eastAsia="Cambria" w:hAnsi="Cambria"/>
          <w:rtl w:val="0"/>
        </w:rPr>
        <w:t xml:space="preserve">Для этого он ставит задачу </w:t>
      </w:r>
      <w:r w:rsidDel="00000000" w:rsidR="00000000" w:rsidRPr="00000000">
        <w:rPr>
          <w:rFonts w:ascii="Cambria" w:cs="Cambria" w:eastAsia="Cambria" w:hAnsi="Cambria"/>
          <w:rtl w:val="0"/>
        </w:rPr>
        <w:t xml:space="preserve">ознакомиться</w:t>
      </w:r>
      <w:r w:rsidDel="00000000" w:rsidR="00000000" w:rsidRPr="00000000">
        <w:rPr>
          <w:rFonts w:ascii="Cambria" w:cs="Cambria" w:eastAsia="Cambria" w:hAnsi="Cambria"/>
          <w:rtl w:val="0"/>
        </w:rPr>
        <w:t xml:space="preserve"> с оргполитикой, </w:t>
      </w:r>
      <w:commentRangeStart w:id="1"/>
      <w:r w:rsidDel="00000000" w:rsidR="00000000" w:rsidRPr="00000000">
        <w:rPr>
          <w:rFonts w:ascii="Cambria" w:cs="Cambria" w:eastAsia="Cambria" w:hAnsi="Cambria"/>
          <w:rtl w:val="0"/>
        </w:rPr>
        <w:t xml:space="preserve">а также выполнить правила, описанные в </w:t>
      </w:r>
      <w:commentRangeEnd w:id="1"/>
      <w:r w:rsidDel="00000000" w:rsidR="00000000" w:rsidRPr="00000000">
        <w:commentReference w:id="1"/>
      </w:r>
      <w:commentRangeStart w:id="2"/>
      <w:r w:rsidDel="00000000" w:rsidR="00000000" w:rsidRPr="00000000">
        <w:rPr>
          <w:rFonts w:ascii="Cambria" w:cs="Cambria" w:eastAsia="Cambria" w:hAnsi="Cambria"/>
          <w:rtl w:val="0"/>
        </w:rPr>
        <w:t xml:space="preserve">оргполитике</w:t>
      </w:r>
      <w:commentRangeEnd w:id="2"/>
      <w:r w:rsidDel="00000000" w:rsidR="00000000" w:rsidRPr="00000000">
        <w:commentReference w:id="2"/>
      </w:r>
      <w:r w:rsidDel="00000000" w:rsidR="00000000" w:rsidRPr="00000000">
        <w:rPr>
          <w:rFonts w:ascii="Cambria" w:cs="Cambria" w:eastAsia="Cambria" w:hAnsi="Cambria"/>
          <w:rtl w:val="0"/>
        </w:rPr>
        <w:t xml:space="preserve">, сотруднику, который </w:t>
      </w:r>
      <w:ins w:author="Анна Логвиненко" w:id="2" w:date="2024-01-26T09:05:20Z">
        <w:r w:rsidDel="00000000" w:rsidR="00000000" w:rsidRPr="00000000">
          <w:rPr>
            <w:rFonts w:ascii="Cambria" w:cs="Cambria" w:eastAsia="Cambria" w:hAnsi="Cambria"/>
            <w:rtl w:val="0"/>
          </w:rPr>
          <w:t xml:space="preserve">является ответственным по выполнению письма, и его руководителю.</w:t>
        </w:r>
      </w:ins>
      <w:del w:author="Анна Логвиненко" w:id="2" w:date="2024-01-26T09:05:20Z">
        <w:r w:rsidDel="00000000" w:rsidR="00000000" w:rsidRPr="00000000">
          <w:rPr>
            <w:rFonts w:ascii="Cambria" w:cs="Cambria" w:eastAsia="Cambria" w:hAnsi="Cambria"/>
            <w:rtl w:val="0"/>
          </w:rPr>
          <w:delText xml:space="preserve">не знаком с областью, описанной в оргполитике. Например, </w:delText>
        </w:r>
        <w:commentRangeStart w:id="3"/>
        <w:r w:rsidDel="00000000" w:rsidR="00000000" w:rsidRPr="00000000">
          <w:rPr>
            <w:rFonts w:ascii="Cambria" w:cs="Cambria" w:eastAsia="Cambria" w:hAnsi="Cambria"/>
            <w:rtl w:val="0"/>
          </w:rPr>
          <w:delText xml:space="preserve">оргполитику по финансам можно дать на выполнение логисту или менеджеру по благоустройству или вообще новому сотруднику в компании.</w:delText>
        </w:r>
        <w:commentRangeEnd w:id="3"/>
        <w:r w:rsidDel="00000000" w:rsidR="00000000" w:rsidRPr="00000000">
          <w:commentReference w:id="3"/>
        </w:r>
        <w:r w:rsidDel="00000000" w:rsidR="00000000" w:rsidRPr="00000000">
          <w:rPr>
            <w:rFonts w:ascii="Cambria" w:cs="Cambria" w:eastAsia="Cambria" w:hAnsi="Cambria"/>
            <w:rtl w:val="0"/>
          </w:rPr>
          <w:delText xml:space="preserve"> </w:delText>
        </w:r>
      </w:del>
      <w:r w:rsidDel="00000000" w:rsidR="00000000" w:rsidRPr="00000000">
        <w:rPr>
          <w:rFonts w:ascii="Cambria" w:cs="Cambria" w:eastAsia="Cambria" w:hAnsi="Cambria"/>
          <w:rtl w:val="0"/>
        </w:rPr>
        <w:t xml:space="preserve"> </w:t>
      </w:r>
      <w:ins w:author="Ирина Шеболдасова" w:id="3" w:date="2024-01-15T06:25:18Z">
        <w:commentRangeStart w:id="4"/>
        <w:r w:rsidDel="00000000" w:rsidR="00000000" w:rsidRPr="00000000">
          <w:rPr>
            <w:rFonts w:ascii="Cambria" w:cs="Cambria" w:eastAsia="Cambria" w:hAnsi="Cambria"/>
            <w:rtl w:val="0"/>
          </w:rPr>
          <w:t xml:space="preserve">Ссылку на эту задачу составитель добавляет в ЗРС на утверждение оргполитики, для того чтобы руководитель, который утверждает ЗРС мог получить подтверждение о том, что данная оргполитика была проверена на понимание.</w:t>
        </w:r>
      </w:ins>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1E">
      <w:pPr>
        <w:numPr>
          <w:ilvl w:val="0"/>
          <w:numId w:val="3"/>
        </w:numPr>
        <w:ind w:left="720" w:hanging="360"/>
        <w:jc w:val="both"/>
        <w:rPr>
          <w:rFonts w:ascii="Cambria" w:cs="Cambria" w:eastAsia="Cambria" w:hAnsi="Cambria"/>
        </w:rPr>
      </w:pPr>
      <w:commentRangeStart w:id="5"/>
      <w:r w:rsidDel="00000000" w:rsidR="00000000" w:rsidRPr="00000000">
        <w:rPr>
          <w:rFonts w:ascii="Cambria" w:cs="Cambria" w:eastAsia="Cambria" w:hAnsi="Cambria"/>
          <w:rtl w:val="0"/>
        </w:rPr>
        <w:t xml:space="preserve">Если при выполнении описанных в оргполитике правил у того, кто выполняет правила, возникают сложности и он не может выполнить эти правила либо вообще не понимает как их выполнять, тогда составителю необходимо выяснить все сложности, с которым столкнулся сотрудник и добавить их решение в оргполитику.</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1F">
      <w:pPr>
        <w:widowControl w:val="1"/>
        <w:numPr>
          <w:ilvl w:val="0"/>
          <w:numId w:val="3"/>
        </w:numPr>
        <w:ind w:left="720" w:hanging="360"/>
        <w:jc w:val="both"/>
        <w:rPr>
          <w:rFonts w:ascii="Cambria" w:cs="Cambria" w:eastAsia="Cambria" w:hAnsi="Cambria"/>
        </w:rPr>
      </w:pPr>
      <w:bookmarkStart w:colFirst="0" w:colLast="0" w:name="_2s8eyo1" w:id="1"/>
      <w:bookmarkEnd w:id="1"/>
      <w:commentRangeStart w:id="6"/>
      <w:r w:rsidDel="00000000" w:rsidR="00000000" w:rsidRPr="00000000">
        <w:rPr>
          <w:rFonts w:ascii="Cambria" w:cs="Cambria" w:eastAsia="Cambria" w:hAnsi="Cambria"/>
          <w:rtl w:val="0"/>
        </w:rPr>
        <w:t xml:space="preserve">Если в оргполитике</w:t>
      </w:r>
      <w:commentRangeEnd w:id="6"/>
      <w:r w:rsidDel="00000000" w:rsidR="00000000" w:rsidRPr="00000000">
        <w:commentReference w:id="6"/>
      </w:r>
      <w:r w:rsidDel="00000000" w:rsidR="00000000" w:rsidRPr="00000000">
        <w:rPr>
          <w:rFonts w:ascii="Cambria" w:cs="Cambria" w:eastAsia="Cambria" w:hAnsi="Cambria"/>
          <w:rtl w:val="0"/>
        </w:rPr>
        <w:t xml:space="preserve"> описаны правила для разных постов, тогда составитель проигрывает эту оргполитику в ролях. Для этого он собирает необходимое количество сотрудников, </w:t>
      </w:r>
      <w:del w:author="Анна Логвиненко" w:id="4" w:date="2024-01-26T09:07:15Z">
        <w:r w:rsidDel="00000000" w:rsidR="00000000" w:rsidRPr="00000000">
          <w:rPr>
            <w:rFonts w:ascii="Cambria" w:cs="Cambria" w:eastAsia="Cambria" w:hAnsi="Cambria"/>
            <w:rtl w:val="0"/>
          </w:rPr>
          <w:delText xml:space="preserve">которые не знакомы с областью описанной в оргполитике, </w:delText>
        </w:r>
      </w:del>
      <w:r w:rsidDel="00000000" w:rsidR="00000000" w:rsidRPr="00000000">
        <w:rPr>
          <w:rFonts w:ascii="Cambria" w:cs="Cambria" w:eastAsia="Cambria" w:hAnsi="Cambria"/>
          <w:rtl w:val="0"/>
        </w:rPr>
        <w:t xml:space="preserve">и даёт </w:t>
      </w:r>
      <w:commentRangeStart w:id="7"/>
      <w:r w:rsidDel="00000000" w:rsidR="00000000" w:rsidRPr="00000000">
        <w:rPr>
          <w:rFonts w:ascii="Cambria" w:cs="Cambria" w:eastAsia="Cambria" w:hAnsi="Cambria"/>
          <w:rtl w:val="0"/>
        </w:rPr>
        <w:t xml:space="preserve">выполнить правила описанные в оргполитике.</w:t>
      </w:r>
      <w:commentRangeEnd w:id="7"/>
      <w:r w:rsidDel="00000000" w:rsidR="00000000" w:rsidRPr="00000000">
        <w:commentReference w:id="7"/>
      </w:r>
      <w:r w:rsidDel="00000000" w:rsidR="00000000" w:rsidRPr="00000000">
        <w:rPr>
          <w:rFonts w:ascii="Cambria" w:cs="Cambria" w:eastAsia="Cambria" w:hAnsi="Cambria"/>
          <w:rtl w:val="0"/>
        </w:rPr>
        <w:t xml:space="preserve"> Если при выполнении описанных в оргполитике правил у сотрудников, возникают сложности и кто-то ее не может выполнить, тогда составителю необходимо выяснить все сложности, с которыми столкнулись сотрудники и добавить их решение в оргполитику.</w:t>
      </w:r>
    </w:p>
    <w:p w:rsidR="00000000" w:rsidDel="00000000" w:rsidP="00000000" w:rsidRDefault="00000000" w:rsidRPr="00000000" w14:paraId="00000020">
      <w:pPr>
        <w:widowControl w:val="1"/>
        <w:numPr>
          <w:ilvl w:val="0"/>
          <w:numId w:val="3"/>
        </w:numPr>
        <w:ind w:left="720" w:hanging="360"/>
        <w:jc w:val="both"/>
        <w:rPr>
          <w:rFonts w:ascii="Cambria" w:cs="Cambria" w:eastAsia="Cambria" w:hAnsi="Cambria"/>
        </w:rPr>
      </w:pPr>
      <w:bookmarkStart w:colFirst="0" w:colLast="0" w:name="_3rdcrjn" w:id="2"/>
      <w:bookmarkEnd w:id="2"/>
      <w:r w:rsidDel="00000000" w:rsidR="00000000" w:rsidRPr="00000000">
        <w:rPr>
          <w:rFonts w:ascii="Cambria" w:cs="Cambria" w:eastAsia="Cambria" w:hAnsi="Cambria"/>
          <w:rtl w:val="0"/>
        </w:rPr>
        <w:t xml:space="preserve">После внесения всех дополнений составитель повторяет пункты 7, 8 и 9 только с другими сотрудниками. </w:t>
      </w:r>
    </w:p>
    <w:p w:rsidR="00000000" w:rsidDel="00000000" w:rsidP="00000000" w:rsidRDefault="00000000" w:rsidRPr="00000000" w14:paraId="00000021">
      <w:pPr>
        <w:widowControl w:val="1"/>
        <w:numPr>
          <w:ilvl w:val="0"/>
          <w:numId w:val="3"/>
        </w:numPr>
        <w:ind w:left="720" w:hanging="360"/>
        <w:jc w:val="both"/>
        <w:rPr>
          <w:rFonts w:ascii="Cambria" w:cs="Cambria" w:eastAsia="Cambria" w:hAnsi="Cambria"/>
          <w:u w:val="none"/>
        </w:rPr>
      </w:pPr>
      <w:bookmarkStart w:colFirst="0" w:colLast="0" w:name="_ythw1lbach8w" w:id="3"/>
      <w:bookmarkEnd w:id="3"/>
      <w:commentRangeStart w:id="8"/>
      <w:r w:rsidDel="00000000" w:rsidR="00000000" w:rsidRPr="00000000">
        <w:rPr>
          <w:rFonts w:ascii="Cambria" w:cs="Cambria" w:eastAsia="Cambria" w:hAnsi="Cambria"/>
          <w:rtl w:val="0"/>
        </w:rPr>
        <w:t xml:space="preserve">Составитель повторяет пункты 7, 8 и 9 с сотрудниками, чьи посты указаны в коде распределения. Получает обратную связь об эффективности данных правил.</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22">
      <w:pPr>
        <w:widowControl w:val="1"/>
        <w:numPr>
          <w:ilvl w:val="0"/>
          <w:numId w:val="3"/>
        </w:numPr>
        <w:ind w:left="720" w:hanging="360"/>
        <w:jc w:val="both"/>
        <w:rPr>
          <w:rFonts w:ascii="Cambria" w:cs="Cambria" w:eastAsia="Cambria" w:hAnsi="Cambria"/>
          <w:u w:val="none"/>
        </w:rPr>
      </w:pPr>
      <w:bookmarkStart w:colFirst="0" w:colLast="0" w:name="_2uwcm8v8r8vf" w:id="4"/>
      <w:bookmarkEnd w:id="4"/>
      <w:r w:rsidDel="00000000" w:rsidR="00000000" w:rsidRPr="00000000">
        <w:rPr>
          <w:rFonts w:ascii="Cambria" w:cs="Cambria" w:eastAsia="Cambria" w:hAnsi="Cambria"/>
          <w:rtl w:val="0"/>
        </w:rPr>
        <w:t xml:space="preserve">Составитель пишет зрс на утверждение этой оргполитики в Битриксе своему непосредственному руководителю.</w:t>
      </w:r>
    </w:p>
    <w:p w:rsidR="00000000" w:rsidDel="00000000" w:rsidP="00000000" w:rsidRDefault="00000000" w:rsidRPr="00000000" w14:paraId="00000023">
      <w:pPr>
        <w:widowControl w:val="1"/>
        <w:numPr>
          <w:ilvl w:val="0"/>
          <w:numId w:val="3"/>
        </w:numPr>
        <w:ind w:left="720" w:hanging="360"/>
        <w:jc w:val="both"/>
        <w:rPr>
          <w:rFonts w:ascii="Cambria" w:cs="Cambria" w:eastAsia="Cambria" w:hAnsi="Cambria"/>
          <w:u w:val="none"/>
        </w:rPr>
      </w:pPr>
      <w:bookmarkStart w:colFirst="0" w:colLast="0" w:name="_2jyhwj1o4ng3" w:id="5"/>
      <w:bookmarkEnd w:id="5"/>
      <w:r w:rsidDel="00000000" w:rsidR="00000000" w:rsidRPr="00000000">
        <w:rPr>
          <w:rFonts w:ascii="Cambria" w:cs="Cambria" w:eastAsia="Cambria" w:hAnsi="Cambria"/>
          <w:rtl w:val="0"/>
        </w:rPr>
        <w:t xml:space="preserve">После того как руководитель составителя утвердил эту оргполитику, руководитель составителя является ответственным за </w:t>
      </w:r>
      <w:r w:rsidDel="00000000" w:rsidR="00000000" w:rsidRPr="00000000">
        <w:rPr>
          <w:rFonts w:ascii="Cambria" w:cs="Cambria" w:eastAsia="Cambria" w:hAnsi="Cambria"/>
          <w:rtl w:val="0"/>
        </w:rPr>
        <w:t xml:space="preserve">написание </w:t>
      </w:r>
      <w:r w:rsidDel="00000000" w:rsidR="00000000" w:rsidRPr="00000000">
        <w:rPr>
          <w:rFonts w:ascii="Cambria" w:cs="Cambria" w:eastAsia="Cambria" w:hAnsi="Cambria"/>
          <w:rtl w:val="0"/>
        </w:rPr>
        <w:t xml:space="preserve">этой оргполитики. Он отвечает за нее так, как будто он лично ее составлял и все дальнейшие вопросы, которые будут возникать при утверждении оргполитики, </w:t>
      </w:r>
      <w:r w:rsidDel="00000000" w:rsidR="00000000" w:rsidRPr="00000000">
        <w:rPr>
          <w:rFonts w:ascii="Cambria" w:cs="Cambria" w:eastAsia="Cambria" w:hAnsi="Cambria"/>
          <w:rtl w:val="0"/>
        </w:rPr>
        <w:t xml:space="preserve">будет решать не составитель, а руководитель составителя.</w:t>
      </w:r>
      <w:r w:rsidDel="00000000" w:rsidR="00000000" w:rsidRPr="00000000">
        <w:rPr>
          <w:rtl w:val="0"/>
        </w:rPr>
      </w:r>
    </w:p>
    <w:p w:rsidR="00000000" w:rsidDel="00000000" w:rsidP="00000000" w:rsidRDefault="00000000" w:rsidRPr="00000000" w14:paraId="00000024">
      <w:pPr>
        <w:widowControl w:val="1"/>
        <w:numPr>
          <w:ilvl w:val="0"/>
          <w:numId w:val="3"/>
        </w:numPr>
        <w:ind w:left="720" w:hanging="360"/>
        <w:jc w:val="both"/>
        <w:rPr>
          <w:rFonts w:ascii="Cambria" w:cs="Cambria" w:eastAsia="Cambria" w:hAnsi="Cambria"/>
          <w:u w:val="none"/>
        </w:rPr>
      </w:pPr>
      <w:bookmarkStart w:colFirst="0" w:colLast="0" w:name="_hvf824ezmilk" w:id="6"/>
      <w:bookmarkEnd w:id="6"/>
      <w:r w:rsidDel="00000000" w:rsidR="00000000" w:rsidRPr="00000000">
        <w:rPr>
          <w:rFonts w:ascii="Cambria" w:cs="Cambria" w:eastAsia="Cambria" w:hAnsi="Cambria"/>
          <w:rtl w:val="0"/>
        </w:rPr>
        <w:t xml:space="preserve">Руководитель составителя выносит оргполитику на утверждение на РС (рекомендательный совет) на утверждение всеми руководителями отделений. Как минимум за 1 день до РС, ставит задачу всем руководителям ознакомиться с оргполитикой (чтобы не тратить время на РС на это). В задаче в Битриксе руководитель меняет ответственного с себя на председателя РС, а всех руководителей ставит соисполнителями.  </w:t>
      </w:r>
      <w:ins w:author="Админ Сайта" w:id="5" w:date="2024-01-24T06:45:50Z">
        <w:r w:rsidDel="00000000" w:rsidR="00000000" w:rsidRPr="00000000">
          <w:rPr>
            <w:rFonts w:ascii="Cambria" w:cs="Cambria" w:eastAsia="Cambria" w:hAnsi="Cambria"/>
            <w:rtl w:val="0"/>
          </w:rPr>
          <w:t xml:space="preserve">Руководители на РС  принимают предложения по разработке новой оргполитики. Если у </w:t>
        </w:r>
        <w:r w:rsidDel="00000000" w:rsidR="00000000" w:rsidRPr="00000000">
          <w:rPr>
            <w:rFonts w:ascii="Cambria" w:cs="Cambria" w:eastAsia="Cambria" w:hAnsi="Cambria"/>
            <w:rtl w:val="0"/>
          </w:rPr>
          <w:t xml:space="preserve">руководителей</w:t>
        </w:r>
        <w:r w:rsidDel="00000000" w:rsidR="00000000" w:rsidRPr="00000000">
          <w:rPr>
            <w:rFonts w:ascii="Cambria" w:cs="Cambria" w:eastAsia="Cambria" w:hAnsi="Cambria"/>
            <w:rtl w:val="0"/>
          </w:rPr>
          <w:t xml:space="preserve"> возникает несогласие с написанными правилами, тогда они предлагают свои решения, а не отправляют на доработку. Если у руководителей возникают вопросы к описанным правилам, тогда они </w:t>
        </w:r>
        <w:del w:author="Анна Логвиненко" w:id="6" w:date="2024-01-26T09:09:29Z">
          <w:r w:rsidDel="00000000" w:rsidR="00000000" w:rsidRPr="00000000">
            <w:rPr>
              <w:rFonts w:ascii="Cambria" w:cs="Cambria" w:eastAsia="Cambria" w:hAnsi="Cambria"/>
              <w:rtl w:val="0"/>
            </w:rPr>
            <w:delText xml:space="preserve">приглашают на РС </w:delText>
          </w:r>
        </w:del>
      </w:ins>
      <w:ins w:author="Анна Логвиненко" w:id="6" w:date="2024-01-26T09:09:29Z">
        <w:r w:rsidDel="00000000" w:rsidR="00000000" w:rsidRPr="00000000">
          <w:rPr>
            <w:rFonts w:ascii="Cambria" w:cs="Cambria" w:eastAsia="Cambria" w:hAnsi="Cambria"/>
            <w:rtl w:val="0"/>
          </w:rPr>
          <w:t xml:space="preserve"> назначают отдельную координацию с </w:t>
        </w:r>
      </w:ins>
      <w:ins w:author="Админ Сайта" w:id="5" w:date="2024-01-24T06:45:50Z">
        <w:r w:rsidDel="00000000" w:rsidR="00000000" w:rsidRPr="00000000">
          <w:rPr>
            <w:rFonts w:ascii="Cambria" w:cs="Cambria" w:eastAsia="Cambria" w:hAnsi="Cambria"/>
            <w:rtl w:val="0"/>
          </w:rPr>
          <w:t xml:space="preserve">составител</w:t>
        </w:r>
      </w:ins>
      <w:ins w:author="Анна Логвиненко" w:id="7" w:date="2024-01-26T09:09:50Z">
        <w:r w:rsidDel="00000000" w:rsidR="00000000" w:rsidRPr="00000000">
          <w:rPr>
            <w:rFonts w:ascii="Cambria" w:cs="Cambria" w:eastAsia="Cambria" w:hAnsi="Cambria"/>
            <w:rtl w:val="0"/>
          </w:rPr>
          <w:t xml:space="preserve">ем</w:t>
        </w:r>
      </w:ins>
      <w:ins w:author="Админ Сайта" w:id="5" w:date="2024-01-24T06:45:50Z">
        <w:del w:author="Анна Логвиненко" w:id="7" w:date="2024-01-26T09:09:50Z">
          <w:r w:rsidDel="00000000" w:rsidR="00000000" w:rsidRPr="00000000">
            <w:rPr>
              <w:rFonts w:ascii="Cambria" w:cs="Cambria" w:eastAsia="Cambria" w:hAnsi="Cambria"/>
              <w:rtl w:val="0"/>
            </w:rPr>
            <w:delText xml:space="preserve">я</w:delText>
          </w:r>
        </w:del>
        <w:r w:rsidDel="00000000" w:rsidR="00000000" w:rsidRPr="00000000">
          <w:rPr>
            <w:rFonts w:ascii="Cambria" w:cs="Cambria" w:eastAsia="Cambria" w:hAnsi="Cambria"/>
            <w:rtl w:val="0"/>
          </w:rPr>
          <w:t xml:space="preserve">, если его руководитель не смог ответить на вопросы. </w:t>
        </w:r>
      </w:ins>
      <w:ins w:author="Анна Логвиненко" w:id="8" w:date="2024-01-26T09:10:13Z">
        <w:r w:rsidDel="00000000" w:rsidR="00000000" w:rsidRPr="00000000">
          <w:rPr>
            <w:rFonts w:ascii="Cambria" w:cs="Cambria" w:eastAsia="Cambria" w:hAnsi="Cambria"/>
            <w:rtl w:val="0"/>
          </w:rPr>
          <w:br w:type="textWrapping"/>
        </w:r>
        <w:commentRangeStart w:id="9"/>
        <w:r w:rsidDel="00000000" w:rsidR="00000000" w:rsidRPr="00000000">
          <w:rPr>
            <w:rFonts w:ascii="Cambria" w:cs="Cambria" w:eastAsia="Cambria" w:hAnsi="Cambria"/>
            <w:rtl w:val="0"/>
          </w:rPr>
          <w:t xml:space="preserve">Предлагаемые</w:t>
        </w:r>
        <w:r w:rsidDel="00000000" w:rsidR="00000000" w:rsidRPr="00000000">
          <w:rPr>
            <w:rFonts w:ascii="Cambria" w:cs="Cambria" w:eastAsia="Cambria" w:hAnsi="Cambria"/>
            <w:rtl w:val="0"/>
          </w:rPr>
          <w:t xml:space="preserve"> решения необходимо согласовать с автором оргполитики.</w:t>
        </w:r>
      </w:ins>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25">
      <w:pPr>
        <w:widowControl w:val="1"/>
        <w:numPr>
          <w:ilvl w:val="0"/>
          <w:numId w:val="3"/>
        </w:numPr>
        <w:ind w:left="720" w:hanging="360"/>
        <w:jc w:val="both"/>
        <w:rPr>
          <w:rFonts w:ascii="Cambria" w:cs="Cambria" w:eastAsia="Cambria" w:hAnsi="Cambria"/>
          <w:u w:val="none"/>
        </w:rPr>
      </w:pPr>
      <w:bookmarkStart w:colFirst="0" w:colLast="0" w:name="_j4x9yycicyj2" w:id="7"/>
      <w:bookmarkEnd w:id="7"/>
      <w:r w:rsidDel="00000000" w:rsidR="00000000" w:rsidRPr="00000000">
        <w:rPr>
          <w:rFonts w:ascii="Cambria" w:cs="Cambria" w:eastAsia="Cambria" w:hAnsi="Cambria"/>
          <w:rtl w:val="0"/>
        </w:rPr>
        <w:t xml:space="preserve">После утверждения оргполитики на РС, председатель РС отправляет эту оргполитику на утверждение ИД (исполнительному директору) вместе с протоколом РС. В задаче в Битриксе председатель РС меняет ответственного с себя на ИД.</w:t>
      </w:r>
    </w:p>
    <w:p w:rsidR="00000000" w:rsidDel="00000000" w:rsidP="00000000" w:rsidRDefault="00000000" w:rsidRPr="00000000" w14:paraId="00000026">
      <w:pPr>
        <w:widowControl w:val="1"/>
        <w:numPr>
          <w:ilvl w:val="0"/>
          <w:numId w:val="3"/>
        </w:numPr>
        <w:ind w:left="720" w:hanging="360"/>
        <w:jc w:val="both"/>
        <w:rPr>
          <w:rFonts w:ascii="Cambria" w:cs="Cambria" w:eastAsia="Cambria" w:hAnsi="Cambria"/>
          <w:u w:val="none"/>
        </w:rPr>
      </w:pPr>
      <w:bookmarkStart w:colFirst="0" w:colLast="0" w:name="_kx2qixnnebqo" w:id="8"/>
      <w:bookmarkEnd w:id="8"/>
      <w:r w:rsidDel="00000000" w:rsidR="00000000" w:rsidRPr="00000000">
        <w:rPr>
          <w:rFonts w:ascii="Cambria" w:cs="Cambria" w:eastAsia="Cambria" w:hAnsi="Cambria"/>
          <w:rtl w:val="0"/>
        </w:rPr>
        <w:t xml:space="preserve">После утверждения ИД отправляет эту оргполитику на утверждение ГД (генеральному директору). В задаче в Битриксе ИД меняет ответственного с себя на ГД.</w:t>
      </w:r>
    </w:p>
    <w:p w:rsidR="00000000" w:rsidDel="00000000" w:rsidP="00000000" w:rsidRDefault="00000000" w:rsidRPr="00000000" w14:paraId="00000027">
      <w:pPr>
        <w:widowControl w:val="1"/>
        <w:numPr>
          <w:ilvl w:val="0"/>
          <w:numId w:val="3"/>
        </w:numPr>
        <w:ind w:left="720" w:hanging="360"/>
        <w:jc w:val="both"/>
        <w:rPr>
          <w:rFonts w:ascii="Cambria" w:cs="Cambria" w:eastAsia="Cambria" w:hAnsi="Cambria"/>
          <w:u w:val="none"/>
        </w:rPr>
      </w:pPr>
      <w:bookmarkStart w:colFirst="0" w:colLast="0" w:name="_1neoqfkd7612" w:id="9"/>
      <w:bookmarkEnd w:id="9"/>
      <w:r w:rsidDel="00000000" w:rsidR="00000000" w:rsidRPr="00000000">
        <w:rPr>
          <w:rFonts w:ascii="Cambria" w:cs="Cambria" w:eastAsia="Cambria" w:hAnsi="Cambria"/>
          <w:rtl w:val="0"/>
        </w:rPr>
        <w:t xml:space="preserve">ГД выносит данную оргполитику на рассмотрение на РС УК (управляющей компании).</w:t>
      </w:r>
    </w:p>
    <w:p w:rsidR="00000000" w:rsidDel="00000000" w:rsidP="00000000" w:rsidRDefault="00000000" w:rsidRPr="00000000" w14:paraId="00000028">
      <w:pPr>
        <w:widowControl w:val="1"/>
        <w:numPr>
          <w:ilvl w:val="0"/>
          <w:numId w:val="3"/>
        </w:numPr>
        <w:ind w:left="720" w:hanging="360"/>
        <w:jc w:val="both"/>
        <w:rPr>
          <w:rFonts w:ascii="Cambria" w:cs="Cambria" w:eastAsia="Cambria" w:hAnsi="Cambria"/>
          <w:u w:val="none"/>
        </w:rPr>
      </w:pPr>
      <w:bookmarkStart w:colFirst="0" w:colLast="0" w:name="_gan7ju5oi9eo" w:id="10"/>
      <w:bookmarkEnd w:id="10"/>
      <w:r w:rsidDel="00000000" w:rsidR="00000000" w:rsidRPr="00000000">
        <w:rPr>
          <w:rFonts w:ascii="Cambria" w:cs="Cambria" w:eastAsia="Cambria" w:hAnsi="Cambria"/>
          <w:rtl w:val="0"/>
        </w:rPr>
        <w:t xml:space="preserve">После утверждение на РС УК, ГД отправляет эту оргполитику на утверждение владельцу. В задаче в Битриксе ГД меняет ответственного с себя на владельца.</w:t>
      </w:r>
    </w:p>
    <w:p w:rsidR="00000000" w:rsidDel="00000000" w:rsidP="00000000" w:rsidRDefault="00000000" w:rsidRPr="00000000" w14:paraId="00000029">
      <w:pPr>
        <w:widowControl w:val="1"/>
        <w:numPr>
          <w:ilvl w:val="0"/>
          <w:numId w:val="3"/>
        </w:numPr>
        <w:ind w:left="720" w:hanging="360"/>
        <w:jc w:val="both"/>
        <w:rPr>
          <w:rFonts w:ascii="Cambria" w:cs="Cambria" w:eastAsia="Cambria" w:hAnsi="Cambria"/>
          <w:u w:val="none"/>
        </w:rPr>
      </w:pPr>
      <w:bookmarkStart w:colFirst="0" w:colLast="0" w:name="_wqc3ntwh6sf2" w:id="11"/>
      <w:bookmarkEnd w:id="11"/>
      <w:commentRangeStart w:id="10"/>
      <w:r w:rsidDel="00000000" w:rsidR="00000000" w:rsidRPr="00000000">
        <w:rPr>
          <w:rFonts w:ascii="Cambria" w:cs="Cambria" w:eastAsia="Cambria" w:hAnsi="Cambria"/>
          <w:rtl w:val="0"/>
        </w:rPr>
        <w:t xml:space="preserve">Владелец утверждает оргполитику</w:t>
      </w:r>
      <w:ins w:author="Админ Сайта" w:id="9" w:date="2024-01-25T11:03:35Z">
        <w:commentRangeStart w:id="11"/>
        <w:r w:rsidDel="00000000" w:rsidR="00000000" w:rsidRPr="00000000">
          <w:rPr>
            <w:rFonts w:ascii="Cambria" w:cs="Cambria" w:eastAsia="Cambria" w:hAnsi="Cambria"/>
            <w:rtl w:val="0"/>
          </w:rPr>
          <w:t xml:space="preserve"> в течении 4х рабочих дней</w:t>
        </w:r>
      </w:ins>
      <w:r w:rsidDel="00000000" w:rsidR="00000000" w:rsidRPr="00000000">
        <w:rPr>
          <w:rFonts w:ascii="Cambria" w:cs="Cambria" w:eastAsia="Cambria" w:hAnsi="Cambria"/>
          <w:rtl w:val="0"/>
        </w:rPr>
        <w:t xml:space="preserve"> </w:t>
      </w:r>
      <w:commentRangeEnd w:id="11"/>
      <w:r w:rsidDel="00000000" w:rsidR="00000000" w:rsidRPr="00000000">
        <w:commentReference w:id="11"/>
      </w:r>
      <w:r w:rsidDel="00000000" w:rsidR="00000000" w:rsidRPr="00000000">
        <w:rPr>
          <w:rFonts w:ascii="Cambria" w:cs="Cambria" w:eastAsia="Cambria" w:hAnsi="Cambria"/>
          <w:rtl w:val="0"/>
        </w:rPr>
        <w:t xml:space="preserve">и передает ее РО1 той компании, к которой данная оргполитика относится. В задаче в Битриксе владелец делает подзадачу на распространение новой оргполитики, ставит ответственного РО1 той компании, к которой данная оргполитика </w:t>
      </w:r>
      <w:r w:rsidDel="00000000" w:rsidR="00000000" w:rsidRPr="00000000">
        <w:rPr>
          <w:rFonts w:ascii="Cambria" w:cs="Cambria" w:eastAsia="Cambria" w:hAnsi="Cambria"/>
          <w:rtl w:val="0"/>
        </w:rPr>
        <w:t xml:space="preserve">относится</w:t>
      </w:r>
      <w:r w:rsidDel="00000000" w:rsidR="00000000" w:rsidRPr="00000000">
        <w:rPr>
          <w:rFonts w:ascii="Cambria" w:cs="Cambria" w:eastAsia="Cambria" w:hAnsi="Cambria"/>
          <w:rtl w:val="0"/>
        </w:rPr>
        <w:t xml:space="preserve">. Если оргполитика относится ко всем предоставляющим компаниям, владелец ставит ответственным РО1 каждой компании.</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2A">
      <w:pPr>
        <w:widowControl w:val="1"/>
        <w:numPr>
          <w:ilvl w:val="0"/>
          <w:numId w:val="3"/>
        </w:numPr>
        <w:ind w:left="720" w:hanging="360"/>
        <w:jc w:val="both"/>
        <w:rPr>
          <w:rFonts w:ascii="Cambria" w:cs="Cambria" w:eastAsia="Cambria" w:hAnsi="Cambria"/>
          <w:u w:val="none"/>
        </w:rPr>
      </w:pPr>
      <w:bookmarkStart w:colFirst="0" w:colLast="0" w:name="_rjsxs84ezpt7" w:id="12"/>
      <w:bookmarkEnd w:id="12"/>
      <w:r w:rsidDel="00000000" w:rsidR="00000000" w:rsidRPr="00000000">
        <w:rPr>
          <w:rFonts w:ascii="Cambria" w:cs="Cambria" w:eastAsia="Cambria" w:hAnsi="Cambria"/>
          <w:rtl w:val="0"/>
        </w:rPr>
        <w:t xml:space="preserve"> РО1 распространяет утвержденную владельцем оргполитику.</w:t>
      </w:r>
    </w:p>
    <w:p w:rsidR="00000000" w:rsidDel="00000000" w:rsidP="00000000" w:rsidRDefault="00000000" w:rsidRPr="00000000" w14:paraId="0000002B">
      <w:pPr>
        <w:numPr>
          <w:ilvl w:val="0"/>
          <w:numId w:val="3"/>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Действия РО1 для Распространения оргполитики:</w:t>
      </w:r>
    </w:p>
    <w:p w:rsidR="00000000" w:rsidDel="00000000" w:rsidP="00000000" w:rsidRDefault="00000000" w:rsidRPr="00000000" w14:paraId="0000002C">
      <w:pPr>
        <w:numPr>
          <w:ilvl w:val="1"/>
          <w:numId w:val="3"/>
        </w:numPr>
        <w:ind w:left="1440" w:hanging="360"/>
        <w:jc w:val="both"/>
        <w:rPr>
          <w:rFonts w:ascii="Cambria" w:cs="Cambria" w:eastAsia="Cambria" w:hAnsi="Cambria"/>
          <w:u w:val="none"/>
        </w:rPr>
      </w:pPr>
      <w:r w:rsidDel="00000000" w:rsidR="00000000" w:rsidRPr="00000000">
        <w:rPr>
          <w:rFonts w:ascii="Cambria" w:cs="Cambria" w:eastAsia="Cambria" w:hAnsi="Cambria"/>
          <w:rtl w:val="0"/>
        </w:rPr>
        <w:t xml:space="preserve">РО1 </w:t>
      </w:r>
      <w:r w:rsidDel="00000000" w:rsidR="00000000" w:rsidRPr="00000000">
        <w:rPr>
          <w:rFonts w:ascii="Cambria" w:cs="Cambria" w:eastAsia="Cambria" w:hAnsi="Cambria"/>
          <w:rtl w:val="0"/>
        </w:rPr>
        <w:t xml:space="preserve">переносит утвержденную оргполитику из папки Неутвержденная оргполитика в папку согласно кода распределения на Гугл сайте.</w:t>
      </w:r>
    </w:p>
    <w:p w:rsidR="00000000" w:rsidDel="00000000" w:rsidP="00000000" w:rsidRDefault="00000000" w:rsidRPr="00000000" w14:paraId="0000002D">
      <w:pPr>
        <w:numPr>
          <w:ilvl w:val="1"/>
          <w:numId w:val="3"/>
        </w:numPr>
        <w:ind w:left="1440" w:hanging="360"/>
        <w:jc w:val="both"/>
        <w:rPr>
          <w:rFonts w:ascii="Cambria" w:cs="Cambria" w:eastAsia="Cambria" w:hAnsi="Cambria"/>
          <w:u w:val="none"/>
        </w:rPr>
      </w:pPr>
      <w:r w:rsidDel="00000000" w:rsidR="00000000" w:rsidRPr="00000000">
        <w:rPr>
          <w:rFonts w:ascii="Cambria" w:cs="Cambria" w:eastAsia="Cambria" w:hAnsi="Cambria"/>
          <w:rtl w:val="0"/>
        </w:rPr>
        <w:t xml:space="preserve">РО1 ставит задачу НО14 составить курс обучения к этой оргполитике </w:t>
      </w:r>
    </w:p>
    <w:p w:rsidR="00000000" w:rsidDel="00000000" w:rsidP="00000000" w:rsidRDefault="00000000" w:rsidRPr="00000000" w14:paraId="0000002E">
      <w:pPr>
        <w:numPr>
          <w:ilvl w:val="1"/>
          <w:numId w:val="3"/>
        </w:numPr>
        <w:ind w:left="1440" w:hanging="360"/>
        <w:jc w:val="both"/>
        <w:rPr>
          <w:rFonts w:ascii="Cambria" w:cs="Cambria" w:eastAsia="Cambria" w:hAnsi="Cambria"/>
          <w:u w:val="none"/>
        </w:rPr>
      </w:pPr>
      <w:r w:rsidDel="00000000" w:rsidR="00000000" w:rsidRPr="00000000">
        <w:rPr>
          <w:rFonts w:ascii="Cambria" w:cs="Cambria" w:eastAsia="Cambria" w:hAnsi="Cambria"/>
          <w:rtl w:val="0"/>
        </w:rPr>
        <w:t xml:space="preserve">Проверяет этот курс по обучению и при необходимости даёт коррекции по нему</w:t>
      </w:r>
    </w:p>
    <w:p w:rsidR="00000000" w:rsidDel="00000000" w:rsidP="00000000" w:rsidRDefault="00000000" w:rsidRPr="00000000" w14:paraId="0000002F">
      <w:pPr>
        <w:numPr>
          <w:ilvl w:val="1"/>
          <w:numId w:val="3"/>
        </w:numPr>
        <w:ind w:left="1440" w:hanging="360"/>
        <w:jc w:val="both"/>
        <w:rPr>
          <w:rFonts w:ascii="Cambria" w:cs="Cambria" w:eastAsia="Cambria" w:hAnsi="Cambria"/>
          <w:u w:val="none"/>
        </w:rPr>
      </w:pPr>
      <w:r w:rsidDel="00000000" w:rsidR="00000000" w:rsidRPr="00000000">
        <w:rPr>
          <w:rFonts w:ascii="Cambria" w:cs="Cambria" w:eastAsia="Cambria" w:hAnsi="Cambria"/>
          <w:rtl w:val="0"/>
        </w:rPr>
        <w:t xml:space="preserve">РО1 ставит задачу НО14 обучить сотрудников по этому курсу</w:t>
      </w:r>
    </w:p>
    <w:p w:rsidR="00000000" w:rsidDel="00000000" w:rsidP="00000000" w:rsidRDefault="00000000" w:rsidRPr="00000000" w14:paraId="00000030">
      <w:pPr>
        <w:numPr>
          <w:ilvl w:val="1"/>
          <w:numId w:val="3"/>
        </w:numPr>
        <w:ind w:left="1440" w:hanging="360"/>
        <w:jc w:val="both"/>
        <w:rPr>
          <w:rFonts w:ascii="Cambria" w:cs="Cambria" w:eastAsia="Cambria" w:hAnsi="Cambria"/>
          <w:u w:val="none"/>
        </w:rPr>
      </w:pPr>
      <w:r w:rsidDel="00000000" w:rsidR="00000000" w:rsidRPr="00000000">
        <w:rPr>
          <w:rFonts w:ascii="Cambria" w:cs="Cambria" w:eastAsia="Cambria" w:hAnsi="Cambria"/>
          <w:rtl w:val="0"/>
        </w:rPr>
        <w:t xml:space="preserve">РО1 проводит проверки по выполнению правил этой оргполитики каждый день в течении 2х недель</w:t>
      </w:r>
    </w:p>
    <w:p w:rsidR="00000000" w:rsidDel="00000000" w:rsidP="00000000" w:rsidRDefault="00000000" w:rsidRPr="00000000" w14:paraId="00000031">
      <w:pPr>
        <w:numPr>
          <w:ilvl w:val="1"/>
          <w:numId w:val="3"/>
        </w:numPr>
        <w:ind w:left="1440" w:hanging="360"/>
        <w:jc w:val="both"/>
        <w:rPr>
          <w:rFonts w:ascii="Cambria" w:cs="Cambria" w:eastAsia="Cambria" w:hAnsi="Cambria"/>
          <w:u w:val="none"/>
        </w:rPr>
      </w:pPr>
      <w:r w:rsidDel="00000000" w:rsidR="00000000" w:rsidRPr="00000000">
        <w:rPr>
          <w:rFonts w:ascii="Cambria" w:cs="Cambria" w:eastAsia="Cambria" w:hAnsi="Cambria"/>
          <w:rtl w:val="0"/>
        </w:rPr>
        <w:t xml:space="preserve">РО1 проводит проверки по выполнению правил компании согласно своего графика инспекций по всем оргполитикам</w:t>
      </w:r>
      <w:r w:rsidDel="00000000" w:rsidR="00000000" w:rsidRPr="00000000">
        <w:rPr>
          <w:rtl w:val="0"/>
        </w:rPr>
      </w:r>
    </w:p>
    <w:p w:rsidR="00000000" w:rsidDel="00000000" w:rsidP="00000000" w:rsidRDefault="00000000" w:rsidRPr="00000000" w14:paraId="00000032">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33">
      <w:pPr>
        <w:ind w:left="0" w:firstLine="0"/>
        <w:jc w:val="both"/>
        <w:rPr>
          <w:rFonts w:ascii="Cambria" w:cs="Cambria" w:eastAsia="Cambria" w:hAnsi="Cambria"/>
        </w:rPr>
      </w:pPr>
      <w:r w:rsidDel="00000000" w:rsidR="00000000" w:rsidRPr="00000000">
        <w:rPr>
          <w:rFonts w:ascii="Cambria" w:cs="Cambria" w:eastAsia="Cambria" w:hAnsi="Cambria"/>
          <w:b w:val="1"/>
          <w:rtl w:val="0"/>
        </w:rPr>
        <w:t xml:space="preserve">Создание и Утверждение Оргполитики, которую создает сотрудник управляющей компании</w:t>
      </w:r>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034">
      <w:pPr>
        <w:numPr>
          <w:ilvl w:val="0"/>
          <w:numId w:val="4"/>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Сотрудник УК решает по своему усмотрению или после указания вышестоящего руководителя написать оргполитику. Он либо получает задачу в Битриксе от руководителя, либо самостоятельно ставит себе </w:t>
      </w:r>
      <w:r w:rsidDel="00000000" w:rsidR="00000000" w:rsidRPr="00000000">
        <w:rPr>
          <w:rFonts w:ascii="Cambria" w:cs="Cambria" w:eastAsia="Cambria" w:hAnsi="Cambria"/>
          <w:rtl w:val="0"/>
        </w:rPr>
        <w:t xml:space="preserve">задачу</w:t>
      </w:r>
      <w:r w:rsidDel="00000000" w:rsidR="00000000" w:rsidRPr="00000000">
        <w:rPr>
          <w:rFonts w:ascii="Cambria" w:cs="Cambria" w:eastAsia="Cambria" w:hAnsi="Cambria"/>
          <w:rtl w:val="0"/>
        </w:rPr>
        <w:t xml:space="preserve">. </w:t>
      </w:r>
    </w:p>
    <w:p w:rsidR="00000000" w:rsidDel="00000000" w:rsidP="00000000" w:rsidRDefault="00000000" w:rsidRPr="00000000" w14:paraId="00000035">
      <w:pPr>
        <w:numPr>
          <w:ilvl w:val="0"/>
          <w:numId w:val="4"/>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Сотрудник УК в задаче описывает ситуацию, которая возникла и которая будет устранена за счёт описанных правил в оргполитике.</w:t>
      </w:r>
    </w:p>
    <w:p w:rsidR="00000000" w:rsidDel="00000000" w:rsidP="00000000" w:rsidRDefault="00000000" w:rsidRPr="00000000" w14:paraId="00000036">
      <w:pPr>
        <w:numPr>
          <w:ilvl w:val="0"/>
          <w:numId w:val="4"/>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Постановщик задачи либо сотрудник</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добав</w:t>
      </w:r>
      <w:r w:rsidDel="00000000" w:rsidR="00000000" w:rsidRPr="00000000">
        <w:rPr>
          <w:rFonts w:ascii="Cambria" w:cs="Cambria" w:eastAsia="Cambria" w:hAnsi="Cambria"/>
          <w:rtl w:val="0"/>
        </w:rPr>
        <w:t xml:space="preserve">ляет в соисполнители РО1 компании, к которой относится эта оргполитика и РО1 УК. </w:t>
      </w:r>
    </w:p>
    <w:p w:rsidR="00000000" w:rsidDel="00000000" w:rsidP="00000000" w:rsidRDefault="00000000" w:rsidRPr="00000000" w14:paraId="00000037">
      <w:pPr>
        <w:numPr>
          <w:ilvl w:val="0"/>
          <w:numId w:val="4"/>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В задаче постановщик задачи указывает в поле “Дополнительно” проект “ЗРС по утверждению оргполитик”.</w:t>
        <w:br w:type="textWrapping"/>
        <w:t xml:space="preserve">В приложении 1 к данной оргполитике описана инструкция “Как добавить себя в проект “ЗРС по утверждению оргполитик”</w:t>
        <w:br w:type="textWrapping"/>
        <w:t xml:space="preserve"> </w:t>
      </w:r>
      <w:r w:rsidDel="00000000" w:rsidR="00000000" w:rsidRPr="00000000">
        <w:rPr>
          <w:rFonts w:ascii="Cambria" w:cs="Cambria" w:eastAsia="Cambria" w:hAnsi="Cambria"/>
        </w:rPr>
        <w:drawing>
          <wp:inline distB="114300" distT="114300" distL="114300" distR="114300">
            <wp:extent cx="5706428" cy="48006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06428"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4"/>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Сотрудник (далее составитель) создает оргполитику в папке Неутвержденная оргполитика на Гугл сайте компании. Для создания новой оргполитики составитель использует пустые гугл документы, которые всегда есть в наличии в папке Неутвержденная оргполитика. Как использовать пустые гугл документы и работать в них описано в </w:t>
      </w:r>
      <w:hyperlink r:id="rId11">
        <w:r w:rsidDel="00000000" w:rsidR="00000000" w:rsidRPr="00000000">
          <w:rPr>
            <w:color w:val="0000ee"/>
            <w:u w:val="single"/>
            <w:shd w:fill="auto" w:val="clear"/>
            <w:rtl w:val="0"/>
          </w:rPr>
          <w:t xml:space="preserve">2021-12-24 Инструкция Как добавлять инструкции по производству продукта в папку должности на гугл сайте</w:t>
        </w:r>
      </w:hyperlink>
      <w:r w:rsidDel="00000000" w:rsidR="00000000" w:rsidRPr="00000000">
        <w:rPr>
          <w:rtl w:val="0"/>
        </w:rPr>
      </w:r>
    </w:p>
    <w:p w:rsidR="00000000" w:rsidDel="00000000" w:rsidP="00000000" w:rsidRDefault="00000000" w:rsidRPr="00000000" w14:paraId="00000039">
      <w:pPr>
        <w:numPr>
          <w:ilvl w:val="0"/>
          <w:numId w:val="4"/>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При создании оргполитики составитель всегда  руководствуется правилами описанными в </w:t>
      </w:r>
      <w:hyperlink r:id="rId12">
        <w:r w:rsidDel="00000000" w:rsidR="00000000" w:rsidRPr="00000000">
          <w:rPr>
            <w:color w:val="0000ee"/>
            <w:u w:val="single"/>
            <w:shd w:fill="auto" w:val="clear"/>
            <w:rtl w:val="0"/>
          </w:rPr>
          <w:t xml:space="preserve">2015-05-27 ИП Как писать оргполитику компании</w:t>
        </w:r>
      </w:hyperlink>
      <w:r w:rsidDel="00000000" w:rsidR="00000000" w:rsidRPr="00000000">
        <w:rPr>
          <w:rFonts w:ascii="Cambria" w:cs="Cambria" w:eastAsia="Cambria" w:hAnsi="Cambria"/>
          <w:rtl w:val="0"/>
        </w:rPr>
        <w:t xml:space="preserve">. </w:t>
      </w:r>
    </w:p>
    <w:p w:rsidR="00000000" w:rsidDel="00000000" w:rsidP="00000000" w:rsidRDefault="00000000" w:rsidRPr="00000000" w14:paraId="0000003A">
      <w:pPr>
        <w:numPr>
          <w:ilvl w:val="0"/>
          <w:numId w:val="4"/>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Составитель оргполитики ставит задачу руководителям ПК ознакомиться с будущими правилами и предлагает внести свои комментарии, другими словами поучаствовать в разработке новой оргполитики или дополнении старой. Этот пункт направлен не на утверждение оргполитики, а на возможность внести правки до утверждения ее владельцем. Срок выполнения по этой задачи не более 4-х дней. </w:t>
      </w:r>
    </w:p>
    <w:p w:rsidR="00000000" w:rsidDel="00000000" w:rsidP="00000000" w:rsidRDefault="00000000" w:rsidRPr="00000000" w14:paraId="0000003B">
      <w:pPr>
        <w:numPr>
          <w:ilvl w:val="0"/>
          <w:numId w:val="4"/>
        </w:numPr>
        <w:ind w:left="720" w:hanging="360"/>
        <w:jc w:val="both"/>
        <w:rPr>
          <w:rFonts w:ascii="Cambria" w:cs="Cambria" w:eastAsia="Cambria" w:hAnsi="Cambria"/>
        </w:rPr>
      </w:pPr>
      <w:commentRangeStart w:id="12"/>
      <w:commentRangeStart w:id="13"/>
      <w:r w:rsidDel="00000000" w:rsidR="00000000" w:rsidRPr="00000000">
        <w:rPr>
          <w:rFonts w:ascii="Cambria" w:cs="Cambria" w:eastAsia="Cambria" w:hAnsi="Cambria"/>
          <w:rtl w:val="0"/>
        </w:rPr>
        <w:t xml:space="preserve">Составитель проверяет оргполитику на понимание</w:t>
      </w:r>
      <w:ins w:author="Ирина Шеболдасова" w:id="10" w:date="2024-04-08T18:11:50Z">
        <w:r w:rsidDel="00000000" w:rsidR="00000000" w:rsidRPr="00000000">
          <w:rPr>
            <w:rFonts w:ascii="Cambria" w:cs="Cambria" w:eastAsia="Cambria" w:hAnsi="Cambria"/>
            <w:rtl w:val="0"/>
          </w:rPr>
          <w:t xml:space="preserve"> и выполнение</w:t>
        </w:r>
      </w:ins>
      <w:r w:rsidDel="00000000" w:rsidR="00000000" w:rsidRPr="00000000">
        <w:rPr>
          <w:rFonts w:ascii="Cambria" w:cs="Cambria" w:eastAsia="Cambria" w:hAnsi="Cambria"/>
          <w:rtl w:val="0"/>
        </w:rPr>
        <w:t xml:space="preserve">.</w:t>
      </w:r>
      <w:ins w:author="Ирина Шеболдасова" w:id="11" w:date="2024-04-08T18:11:56Z">
        <w:r w:rsidDel="00000000" w:rsidR="00000000" w:rsidRPr="00000000">
          <w:rPr>
            <w:rFonts w:ascii="Cambria" w:cs="Cambria" w:eastAsia="Cambria" w:hAnsi="Cambria"/>
            <w:rtl w:val="0"/>
          </w:rPr>
          <w:t xml:space="preserve"> </w:t>
        </w:r>
        <w:r w:rsidDel="00000000" w:rsidR="00000000" w:rsidRPr="00000000">
          <w:fldChar w:fldCharType="begin"/>
        </w:r>
        <w:r w:rsidDel="00000000" w:rsidR="00000000" w:rsidRPr="00000000">
          <w:instrText xml:space="preserve">HYPERLINK "https://docs.google.com/document/d/1GVsWTVdT7VaYO3XCFmh82c_cYDmO-rAHD_QMXBCWOvM/edit#heading=h.gjdgxs"</w:instrText>
        </w:r>
        <w:r w:rsidDel="00000000" w:rsidR="00000000" w:rsidRPr="00000000">
          <w:fldChar w:fldCharType="separate"/>
        </w:r>
        <w:r w:rsidDel="00000000" w:rsidR="00000000" w:rsidRPr="00000000">
          <w:rPr>
            <w:color w:val="0000ee"/>
            <w:u w:val="single"/>
            <w:shd w:fill="auto" w:val="clear"/>
            <w:rtl w:val="0"/>
          </w:rPr>
          <w:t xml:space="preserve">2024-01-31 Инструкция Как проверить оргполитику на понимание или выполнение</w:t>
        </w:r>
        <w:r w:rsidDel="00000000" w:rsidR="00000000" w:rsidRPr="00000000">
          <w:fldChar w:fldCharType="end"/>
        </w:r>
      </w:ins>
      <w:r w:rsidDel="00000000" w:rsidR="00000000" w:rsidRPr="00000000">
        <w:rPr>
          <w:rFonts w:ascii="Cambria" w:cs="Cambria" w:eastAsia="Cambria" w:hAnsi="Cambria"/>
          <w:rtl w:val="0"/>
        </w:rPr>
        <w:t xml:space="preserve"> Для этого он ставит задачу </w:t>
      </w:r>
      <w:r w:rsidDel="00000000" w:rsidR="00000000" w:rsidRPr="00000000">
        <w:rPr>
          <w:rFonts w:ascii="Cambria" w:cs="Cambria" w:eastAsia="Cambria" w:hAnsi="Cambria"/>
          <w:rtl w:val="0"/>
        </w:rPr>
        <w:t xml:space="preserve">ознакомиться</w:t>
      </w:r>
      <w:r w:rsidDel="00000000" w:rsidR="00000000" w:rsidRPr="00000000">
        <w:rPr>
          <w:rFonts w:ascii="Cambria" w:cs="Cambria" w:eastAsia="Cambria" w:hAnsi="Cambria"/>
          <w:rtl w:val="0"/>
        </w:rPr>
        <w:t xml:space="preserve"> с оргполитикой, а также выполнить правила, описанные в оргполитике, сотруднику, который не знаком с областью, описанной в оргполитике. Например, оргполитику по финансам можно дать на выполнение логисту или менеджеру по благоустройству или вообще новому сотруднику в компании.  </w:t>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3C">
      <w:pPr>
        <w:numPr>
          <w:ilvl w:val="0"/>
          <w:numId w:val="4"/>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Если при выполнении описанных в оргполитике правил у того, кто выполняет правила, возникают сложности и он не может выполнить эти правила либо вообще не понимает как их выполнять, тогда составителю необходимо выяснить все сложности, с которым столкнулся сотрудник и добавить их решение в оргполитику.</w:t>
      </w:r>
    </w:p>
    <w:p w:rsidR="00000000" w:rsidDel="00000000" w:rsidP="00000000" w:rsidRDefault="00000000" w:rsidRPr="00000000" w14:paraId="0000003D">
      <w:pPr>
        <w:widowControl w:val="1"/>
        <w:numPr>
          <w:ilvl w:val="0"/>
          <w:numId w:val="4"/>
        </w:numPr>
        <w:ind w:left="720" w:hanging="360"/>
        <w:jc w:val="both"/>
        <w:rPr>
          <w:rFonts w:ascii="Cambria" w:cs="Cambria" w:eastAsia="Cambria" w:hAnsi="Cambria"/>
        </w:rPr>
      </w:pPr>
      <w:bookmarkStart w:colFirst="0" w:colLast="0" w:name="_2s8eyo1" w:id="1"/>
      <w:bookmarkEnd w:id="1"/>
      <w:r w:rsidDel="00000000" w:rsidR="00000000" w:rsidRPr="00000000">
        <w:rPr>
          <w:rFonts w:ascii="Cambria" w:cs="Cambria" w:eastAsia="Cambria" w:hAnsi="Cambria"/>
          <w:rtl w:val="0"/>
        </w:rPr>
        <w:t xml:space="preserve">Если в оргполитике описаны правила для разных постов, тогда составитель проигрывает эту оргполитику в ролях. Для этого он собирает необходимое количество сотрудников, которые не знакомы с областью описанной в оргполитике, и даёт выполнить правила описанные в оргполитике. Если при выполнении описанных в оргполитике правил у сотрудников, возникают сложности и кто-то ее не может выполнить, тогда составителю необходимо выяснить все сложности, с которым столкнулся сотрудник и добавить их решение в оргполитику.</w:t>
      </w:r>
    </w:p>
    <w:p w:rsidR="00000000" w:rsidDel="00000000" w:rsidP="00000000" w:rsidRDefault="00000000" w:rsidRPr="00000000" w14:paraId="0000003E">
      <w:pPr>
        <w:widowControl w:val="1"/>
        <w:numPr>
          <w:ilvl w:val="0"/>
          <w:numId w:val="4"/>
        </w:numPr>
        <w:ind w:left="720" w:hanging="360"/>
        <w:jc w:val="both"/>
        <w:rPr>
          <w:rFonts w:ascii="Cambria" w:cs="Cambria" w:eastAsia="Cambria" w:hAnsi="Cambria"/>
        </w:rPr>
      </w:pPr>
      <w:bookmarkStart w:colFirst="0" w:colLast="0" w:name="_3rdcrjn" w:id="2"/>
      <w:bookmarkEnd w:id="2"/>
      <w:r w:rsidDel="00000000" w:rsidR="00000000" w:rsidRPr="00000000">
        <w:rPr>
          <w:rFonts w:ascii="Cambria" w:cs="Cambria" w:eastAsia="Cambria" w:hAnsi="Cambria"/>
          <w:rtl w:val="0"/>
        </w:rPr>
        <w:t xml:space="preserve">После внесения всех дополнений составитель повторяет пункты  8, 9 и 10 только с другими сотрудниками. </w:t>
      </w:r>
    </w:p>
    <w:p w:rsidR="00000000" w:rsidDel="00000000" w:rsidP="00000000" w:rsidRDefault="00000000" w:rsidRPr="00000000" w14:paraId="0000003F">
      <w:pPr>
        <w:widowControl w:val="1"/>
        <w:numPr>
          <w:ilvl w:val="0"/>
          <w:numId w:val="4"/>
        </w:numPr>
        <w:ind w:left="720" w:hanging="360"/>
        <w:jc w:val="both"/>
        <w:rPr>
          <w:rFonts w:ascii="Cambria" w:cs="Cambria" w:eastAsia="Cambria" w:hAnsi="Cambria"/>
        </w:rPr>
      </w:pPr>
      <w:bookmarkStart w:colFirst="0" w:colLast="0" w:name="_ythw1lbach8w" w:id="3"/>
      <w:bookmarkEnd w:id="3"/>
      <w:r w:rsidDel="00000000" w:rsidR="00000000" w:rsidRPr="00000000">
        <w:rPr>
          <w:rFonts w:ascii="Cambria" w:cs="Cambria" w:eastAsia="Cambria" w:hAnsi="Cambria"/>
          <w:rtl w:val="0"/>
        </w:rPr>
        <w:t xml:space="preserve">Составитель повторяет пункты 8, 9 и 10 с сотрудниками, чьи посты указаны в коде распределения. Получает обратную связь об эффективности данных правил.</w:t>
      </w:r>
    </w:p>
    <w:p w:rsidR="00000000" w:rsidDel="00000000" w:rsidP="00000000" w:rsidRDefault="00000000" w:rsidRPr="00000000" w14:paraId="00000040">
      <w:pPr>
        <w:numPr>
          <w:ilvl w:val="0"/>
          <w:numId w:val="4"/>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Составитель</w:t>
      </w:r>
      <w:r w:rsidDel="00000000" w:rsidR="00000000" w:rsidRPr="00000000">
        <w:rPr>
          <w:rFonts w:ascii="Cambria" w:cs="Cambria" w:eastAsia="Cambria" w:hAnsi="Cambria"/>
          <w:rtl w:val="0"/>
        </w:rPr>
        <w:t xml:space="preserve"> выносит новую огрполитику на рассмотрение на РС УК. Ставит задачу в Битриксе с описанной ЗРС на </w:t>
      </w:r>
      <w:r w:rsidDel="00000000" w:rsidR="00000000" w:rsidRPr="00000000">
        <w:rPr>
          <w:rFonts w:ascii="Cambria" w:cs="Cambria" w:eastAsia="Cambria" w:hAnsi="Cambria"/>
          <w:rtl w:val="0"/>
        </w:rPr>
        <w:t xml:space="preserve">утверждение</w:t>
      </w:r>
      <w:r w:rsidDel="00000000" w:rsidR="00000000" w:rsidRPr="00000000">
        <w:rPr>
          <w:rFonts w:ascii="Cambria" w:cs="Cambria" w:eastAsia="Cambria" w:hAnsi="Cambria"/>
          <w:rtl w:val="0"/>
        </w:rPr>
        <w:t xml:space="preserve"> новой оргполитики. Ответственный в задаче будет председатель РС УК. Остальных руководителей </w:t>
      </w:r>
      <w:ins w:author="Анна Логвиненко" w:id="12" w:date="2024-01-26T09:17:19Z">
        <w:r w:rsidDel="00000000" w:rsidR="00000000" w:rsidRPr="00000000">
          <w:rPr>
            <w:rFonts w:ascii="Cambria" w:cs="Cambria" w:eastAsia="Cambria" w:hAnsi="Cambria"/>
            <w:rtl w:val="0"/>
          </w:rPr>
          <w:t xml:space="preserve">УК </w:t>
        </w:r>
      </w:ins>
      <w:r w:rsidDel="00000000" w:rsidR="00000000" w:rsidRPr="00000000">
        <w:rPr>
          <w:rFonts w:ascii="Cambria" w:cs="Cambria" w:eastAsia="Cambria" w:hAnsi="Cambria"/>
          <w:rtl w:val="0"/>
        </w:rPr>
        <w:t xml:space="preserve">ставит в соисполнители</w:t>
      </w:r>
      <w:r w:rsidDel="00000000" w:rsidR="00000000" w:rsidRPr="00000000">
        <w:rPr>
          <w:rFonts w:ascii="Cambria" w:cs="Cambria" w:eastAsia="Cambria" w:hAnsi="Cambria"/>
          <w:rtl w:val="0"/>
        </w:rPr>
        <w:t xml:space="preserve">.</w:t>
      </w:r>
      <w:ins w:author="Админ Сайта" w:id="13" w:date="2024-01-24T06:51:53Z">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Руководители на РС  принимают предложения по разработке новой оргполитики. Если у руководителей возникает несогласие с написанными правилами, тогда они предлагают свои решения, а не отправляют на доработку. Если у руководителей возникают вопросы к описанным правилам, тогда они приглашают на РС составителя и проясняют все вопросы. </w:t>
        </w:r>
      </w:ins>
      <w:r w:rsidDel="00000000" w:rsidR="00000000" w:rsidRPr="00000000">
        <w:rPr>
          <w:rtl w:val="0"/>
        </w:rPr>
      </w:r>
    </w:p>
    <w:p w:rsidR="00000000" w:rsidDel="00000000" w:rsidP="00000000" w:rsidRDefault="00000000" w:rsidRPr="00000000" w14:paraId="00000041">
      <w:pPr>
        <w:numPr>
          <w:ilvl w:val="0"/>
          <w:numId w:val="4"/>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После утверждения оргполитики на РС УК, председатель РС УК отправляет оргполитику на утверждение владельцу. В задаче в Битриксе председатель РС УК меняет ответственного с себя на владельца. </w:t>
      </w:r>
    </w:p>
    <w:p w:rsidR="00000000" w:rsidDel="00000000" w:rsidP="00000000" w:rsidRDefault="00000000" w:rsidRPr="00000000" w14:paraId="00000042">
      <w:pPr>
        <w:widowControl w:val="1"/>
        <w:numPr>
          <w:ilvl w:val="0"/>
          <w:numId w:val="4"/>
        </w:numPr>
        <w:ind w:left="720" w:hanging="360"/>
        <w:jc w:val="both"/>
        <w:rPr>
          <w:rFonts w:ascii="Cambria" w:cs="Cambria" w:eastAsia="Cambria" w:hAnsi="Cambria"/>
        </w:rPr>
      </w:pPr>
      <w:bookmarkStart w:colFirst="0" w:colLast="0" w:name="_wqc3ntwh6sf2" w:id="11"/>
      <w:bookmarkEnd w:id="11"/>
      <w:r w:rsidDel="00000000" w:rsidR="00000000" w:rsidRPr="00000000">
        <w:rPr>
          <w:rFonts w:ascii="Cambria" w:cs="Cambria" w:eastAsia="Cambria" w:hAnsi="Cambria"/>
          <w:rtl w:val="0"/>
        </w:rPr>
        <w:t xml:space="preserve">Владелец утверждает оргполитику </w:t>
      </w:r>
      <w:ins w:author="Админ Сайта" w:id="14" w:date="2024-01-25T11:04:12Z">
        <w:r w:rsidDel="00000000" w:rsidR="00000000" w:rsidRPr="00000000">
          <w:rPr>
            <w:rFonts w:ascii="Cambria" w:cs="Cambria" w:eastAsia="Cambria" w:hAnsi="Cambria"/>
            <w:rtl w:val="0"/>
          </w:rPr>
          <w:t xml:space="preserve">в течении 4х рабочих дней </w:t>
        </w:r>
      </w:ins>
      <w:r w:rsidDel="00000000" w:rsidR="00000000" w:rsidRPr="00000000">
        <w:rPr>
          <w:rFonts w:ascii="Cambria" w:cs="Cambria" w:eastAsia="Cambria" w:hAnsi="Cambria"/>
          <w:rtl w:val="0"/>
        </w:rPr>
        <w:t xml:space="preserve">и передает ее РО1 той компании, к которой данная оргполитика относится. В задаче в Битриксе владелец делает подзадачу на распространение новой оргполитики, ставит ответственного РО1 той компании, к которой данная оргполитика </w:t>
      </w:r>
      <w:r w:rsidDel="00000000" w:rsidR="00000000" w:rsidRPr="00000000">
        <w:rPr>
          <w:rFonts w:ascii="Cambria" w:cs="Cambria" w:eastAsia="Cambria" w:hAnsi="Cambria"/>
          <w:rtl w:val="0"/>
        </w:rPr>
        <w:t xml:space="preserve">относится</w:t>
      </w:r>
      <w:r w:rsidDel="00000000" w:rsidR="00000000" w:rsidRPr="00000000">
        <w:rPr>
          <w:rFonts w:ascii="Cambria" w:cs="Cambria" w:eastAsia="Cambria" w:hAnsi="Cambria"/>
          <w:rtl w:val="0"/>
        </w:rPr>
        <w:t xml:space="preserve">. Если оргполитика относится ко всем предоставляющим компаниям, владелец ставит ответственным РО1 каждой компании.</w:t>
      </w:r>
    </w:p>
    <w:p w:rsidR="00000000" w:rsidDel="00000000" w:rsidP="00000000" w:rsidRDefault="00000000" w:rsidRPr="00000000" w14:paraId="00000043">
      <w:pPr>
        <w:widowControl w:val="1"/>
        <w:numPr>
          <w:ilvl w:val="0"/>
          <w:numId w:val="4"/>
        </w:numPr>
        <w:ind w:left="720" w:hanging="360"/>
        <w:jc w:val="both"/>
        <w:rPr>
          <w:rFonts w:ascii="Cambria" w:cs="Cambria" w:eastAsia="Cambria" w:hAnsi="Cambria"/>
        </w:rPr>
      </w:pPr>
      <w:bookmarkStart w:colFirst="0" w:colLast="0" w:name="_umvs2u7b4kd0" w:id="13"/>
      <w:bookmarkEnd w:id="13"/>
      <w:r w:rsidDel="00000000" w:rsidR="00000000" w:rsidRPr="00000000">
        <w:rPr>
          <w:rFonts w:ascii="Cambria" w:cs="Cambria" w:eastAsia="Cambria" w:hAnsi="Cambria"/>
          <w:rtl w:val="0"/>
        </w:rPr>
        <w:t xml:space="preserve">РО1 распространяет утвержденную владельцем оргполитику.</w:t>
      </w:r>
    </w:p>
    <w:p w:rsidR="00000000" w:rsidDel="00000000" w:rsidP="00000000" w:rsidRDefault="00000000" w:rsidRPr="00000000" w14:paraId="00000044">
      <w:pPr>
        <w:numPr>
          <w:ilvl w:val="0"/>
          <w:numId w:val="4"/>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Действия РО1 для Распространения оргполитики:</w:t>
      </w:r>
    </w:p>
    <w:p w:rsidR="00000000" w:rsidDel="00000000" w:rsidP="00000000" w:rsidRDefault="00000000" w:rsidRPr="00000000" w14:paraId="00000045">
      <w:pPr>
        <w:numPr>
          <w:ilvl w:val="1"/>
          <w:numId w:val="4"/>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РО1 </w:t>
      </w:r>
      <w:r w:rsidDel="00000000" w:rsidR="00000000" w:rsidRPr="00000000">
        <w:rPr>
          <w:rFonts w:ascii="Cambria" w:cs="Cambria" w:eastAsia="Cambria" w:hAnsi="Cambria"/>
          <w:rtl w:val="0"/>
        </w:rPr>
        <w:t xml:space="preserve">переносит утвержденную оргполитику из папки Неутвержденная оргполитика в папку согласно кода распределения на Гугл сайте.</w:t>
      </w:r>
    </w:p>
    <w:p w:rsidR="00000000" w:rsidDel="00000000" w:rsidP="00000000" w:rsidRDefault="00000000" w:rsidRPr="00000000" w14:paraId="00000046">
      <w:pPr>
        <w:numPr>
          <w:ilvl w:val="1"/>
          <w:numId w:val="4"/>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РО1 ставит задачу НО14 составить курс обучения к этой оргполитике</w:t>
      </w:r>
    </w:p>
    <w:p w:rsidR="00000000" w:rsidDel="00000000" w:rsidP="00000000" w:rsidRDefault="00000000" w:rsidRPr="00000000" w14:paraId="00000047">
      <w:pPr>
        <w:numPr>
          <w:ilvl w:val="1"/>
          <w:numId w:val="4"/>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Проверяет этот курс по обучению и при необходимости даёт коррекции по нему</w:t>
      </w:r>
    </w:p>
    <w:p w:rsidR="00000000" w:rsidDel="00000000" w:rsidP="00000000" w:rsidRDefault="00000000" w:rsidRPr="00000000" w14:paraId="00000048">
      <w:pPr>
        <w:numPr>
          <w:ilvl w:val="1"/>
          <w:numId w:val="4"/>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РО1 ставит задачу НО14 обучить сотрудников по этому курсу</w:t>
      </w:r>
    </w:p>
    <w:p w:rsidR="00000000" w:rsidDel="00000000" w:rsidP="00000000" w:rsidRDefault="00000000" w:rsidRPr="00000000" w14:paraId="00000049">
      <w:pPr>
        <w:numPr>
          <w:ilvl w:val="1"/>
          <w:numId w:val="4"/>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РО1 проводит проверки по выполнению правил этой оргполитики каждый день в течении 2х недель</w:t>
      </w:r>
    </w:p>
    <w:p w:rsidR="00000000" w:rsidDel="00000000" w:rsidP="00000000" w:rsidRDefault="00000000" w:rsidRPr="00000000" w14:paraId="0000004A">
      <w:pPr>
        <w:numPr>
          <w:ilvl w:val="1"/>
          <w:numId w:val="4"/>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РО1 проводит проверки по выполнению правил компании согласно своего графика инспекций по всем оргполитикам</w:t>
      </w:r>
      <w:r w:rsidDel="00000000" w:rsidR="00000000" w:rsidRPr="00000000">
        <w:rPr>
          <w:rtl w:val="0"/>
        </w:rPr>
      </w:r>
    </w:p>
    <w:p w:rsidR="00000000" w:rsidDel="00000000" w:rsidP="00000000" w:rsidRDefault="00000000" w:rsidRPr="00000000" w14:paraId="0000004B">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4C">
      <w:pPr>
        <w:ind w:left="0" w:firstLine="0"/>
        <w:jc w:val="both"/>
        <w:rPr>
          <w:rFonts w:ascii="Cambria" w:cs="Cambria" w:eastAsia="Cambria" w:hAnsi="Cambria"/>
        </w:rPr>
      </w:pPr>
      <w:r w:rsidDel="00000000" w:rsidR="00000000" w:rsidRPr="00000000">
        <w:rPr>
          <w:rFonts w:ascii="Cambria" w:cs="Cambria" w:eastAsia="Cambria" w:hAnsi="Cambria"/>
          <w:rtl w:val="0"/>
        </w:rPr>
        <w:t xml:space="preserve"> </w:t>
      </w:r>
      <w:del w:author="Елизавета Неживая" w:id="15" w:date="2024-01-30T19:29:39Z">
        <w:r w:rsidDel="00000000" w:rsidR="00000000" w:rsidRPr="00000000">
          <w:rPr>
            <w:rFonts w:ascii="Cambria" w:cs="Cambria" w:eastAsia="Cambria" w:hAnsi="Cambria"/>
            <w:rtl w:val="0"/>
          </w:rPr>
          <w:delText xml:space="preserve"> </w:delText>
        </w:r>
      </w:del>
      <w:r w:rsidDel="00000000" w:rsidR="00000000" w:rsidRPr="00000000">
        <w:rPr>
          <w:rtl w:val="0"/>
        </w:rPr>
      </w:r>
    </w:p>
    <w:p w:rsidR="00000000" w:rsidDel="00000000" w:rsidP="00000000" w:rsidRDefault="00000000" w:rsidRPr="00000000" w14:paraId="0000004D">
      <w:pPr>
        <w:jc w:val="both"/>
        <w:rPr>
          <w:del w:author="Мария Исаева" w:id="17" w:date="2024-01-31T12:54:48Z"/>
          <w:rFonts w:ascii="Cambria" w:cs="Cambria" w:eastAsia="Cambria" w:hAnsi="Cambria"/>
        </w:rPr>
      </w:pPr>
      <w:r w:rsidDel="00000000" w:rsidR="00000000" w:rsidRPr="00000000">
        <w:rPr>
          <w:rFonts w:ascii="Cambria" w:cs="Cambria" w:eastAsia="Cambria" w:hAnsi="Cambria"/>
          <w:rtl w:val="0"/>
        </w:rPr>
        <w:t xml:space="preserve">За выполнение данных правил ответственный РО1 ПК компании,  к которой относится данная оргпол</w:t>
      </w:r>
      <w:ins w:author="Анна Логвиненко" w:id="16" w:date="2024-01-26T09:17:41Z">
        <w:r w:rsidDel="00000000" w:rsidR="00000000" w:rsidRPr="00000000">
          <w:rPr>
            <w:rFonts w:ascii="Cambria" w:cs="Cambria" w:eastAsia="Cambria" w:hAnsi="Cambria"/>
            <w:rtl w:val="0"/>
          </w:rPr>
          <w:t xml:space="preserve">и</w:t>
        </w:r>
      </w:ins>
      <w:r w:rsidDel="00000000" w:rsidR="00000000" w:rsidRPr="00000000">
        <w:rPr>
          <w:rFonts w:ascii="Cambria" w:cs="Cambria" w:eastAsia="Cambria" w:hAnsi="Cambria"/>
          <w:rtl w:val="0"/>
        </w:rPr>
        <w:t xml:space="preserve">тика</w:t>
      </w:r>
      <w:del w:author="Мария Исаева" w:id="17" w:date="2024-01-31T12:54:48Z">
        <w:r w:rsidDel="00000000" w:rsidR="00000000" w:rsidRPr="00000000">
          <w:rPr>
            <w:rtl w:val="0"/>
          </w:rPr>
        </w:r>
      </w:del>
    </w:p>
    <w:p w:rsidR="00000000" w:rsidDel="00000000" w:rsidP="00000000" w:rsidRDefault="00000000" w:rsidRPr="00000000" w14:paraId="0000004E">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4F">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50">
      <w:pPr>
        <w:jc w:val="both"/>
        <w:rPr>
          <w:rFonts w:ascii="Cambria" w:cs="Cambria" w:eastAsia="Cambria" w:hAnsi="Cambria"/>
        </w:rPr>
      </w:pPr>
      <w:r w:rsidDel="00000000" w:rsidR="00000000" w:rsidRPr="00000000">
        <w:rPr>
          <w:rFonts w:ascii="Cambria" w:cs="Cambria" w:eastAsia="Cambria" w:hAnsi="Cambria"/>
          <w:rtl w:val="0"/>
        </w:rPr>
        <w:t xml:space="preserve">Выполняя описанные пути составления и утверждения новой оргполитики, сотрудники не будут терять свое время на описание оргполитик, которые потом теряются. В компании будут быстрее решаться проблемы за счет выполнения правил, описанных в новых оргполитиках, тем самым увеличивать доход компании и зп каждого сотрудника.</w:t>
      </w:r>
    </w:p>
    <w:p w:rsidR="00000000" w:rsidDel="00000000" w:rsidP="00000000" w:rsidRDefault="00000000" w:rsidRPr="00000000" w14:paraId="00000051">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52">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53">
      <w:pPr>
        <w:jc w:val="both"/>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54">
      <w:pPr>
        <w:jc w:val="right"/>
        <w:rPr/>
      </w:pPr>
      <w:r w:rsidDel="00000000" w:rsidR="00000000" w:rsidRPr="00000000">
        <w:rPr>
          <w:rFonts w:ascii="Cambria" w:cs="Cambria" w:eastAsia="Cambria" w:hAnsi="Cambria"/>
          <w:color w:val="000000"/>
          <w:rtl w:val="0"/>
        </w:rPr>
        <w:t xml:space="preserve">Владелец ООО «Компания ВБА»</w:t>
      </w:r>
      <w:r w:rsidDel="00000000" w:rsidR="00000000" w:rsidRPr="00000000">
        <w:rPr>
          <w:rtl w:val="0"/>
        </w:rPr>
      </w:r>
    </w:p>
    <w:p w:rsidR="00000000" w:rsidDel="00000000" w:rsidP="00000000" w:rsidRDefault="00000000" w:rsidRPr="00000000" w14:paraId="00000055">
      <w:pPr>
        <w:jc w:val="right"/>
        <w:rPr>
          <w:rFonts w:ascii="Cambria" w:cs="Cambria" w:eastAsia="Cambria" w:hAnsi="Cambria"/>
          <w:color w:val="000000"/>
        </w:rPr>
      </w:pPr>
      <w:r w:rsidDel="00000000" w:rsidR="00000000" w:rsidRPr="00000000">
        <w:rPr>
          <w:rFonts w:ascii="Cambria" w:cs="Cambria" w:eastAsia="Cambria" w:hAnsi="Cambria"/>
          <w:color w:val="000000"/>
          <w:rtl w:val="0"/>
        </w:rPr>
        <w:t xml:space="preserve">Мороз Геннадий</w:t>
      </w:r>
    </w:p>
    <w:p w:rsidR="00000000" w:rsidDel="00000000" w:rsidP="00000000" w:rsidRDefault="00000000" w:rsidRPr="00000000" w14:paraId="00000056">
      <w:pPr>
        <w:jc w:val="right"/>
        <w:rPr>
          <w:rFonts w:ascii="Cambria" w:cs="Cambria" w:eastAsia="Cambria" w:hAnsi="Cambria"/>
        </w:rPr>
      </w:pPr>
      <w:r w:rsidDel="00000000" w:rsidR="00000000" w:rsidRPr="00000000">
        <w:rPr>
          <w:rtl w:val="0"/>
        </w:rPr>
      </w:r>
    </w:p>
    <w:p w:rsidR="00000000" w:rsidDel="00000000" w:rsidP="00000000" w:rsidRDefault="00000000" w:rsidRPr="00000000" w14:paraId="00000057">
      <w:pPr>
        <w:jc w:val="right"/>
        <w:rPr>
          <w:rFonts w:ascii="Cambria" w:cs="Cambria" w:eastAsia="Cambria" w:hAnsi="Cambria"/>
        </w:rPr>
      </w:pPr>
      <w:r w:rsidDel="00000000" w:rsidR="00000000" w:rsidRPr="00000000">
        <w:rPr>
          <w:rtl w:val="0"/>
        </w:rPr>
      </w:r>
    </w:p>
    <w:p w:rsidR="00000000" w:rsidDel="00000000" w:rsidP="00000000" w:rsidRDefault="00000000" w:rsidRPr="00000000" w14:paraId="00000058">
      <w:pPr>
        <w:jc w:val="right"/>
        <w:rPr>
          <w:rFonts w:ascii="Cambria" w:cs="Cambria" w:eastAsia="Cambria" w:hAnsi="Cambria"/>
        </w:rPr>
      </w:pPr>
      <w:r w:rsidDel="00000000" w:rsidR="00000000" w:rsidRPr="00000000">
        <w:rPr>
          <w:rtl w:val="0"/>
        </w:rPr>
      </w:r>
    </w:p>
    <w:p w:rsidR="00000000" w:rsidDel="00000000" w:rsidP="00000000" w:rsidRDefault="00000000" w:rsidRPr="00000000" w14:paraId="00000059">
      <w:pPr>
        <w:jc w:val="right"/>
        <w:rPr>
          <w:rFonts w:ascii="Cambria" w:cs="Cambria" w:eastAsia="Cambria" w:hAnsi="Cambria"/>
        </w:rPr>
      </w:pPr>
      <w:r w:rsidDel="00000000" w:rsidR="00000000" w:rsidRPr="00000000">
        <w:rPr>
          <w:rtl w:val="0"/>
        </w:rPr>
      </w:r>
    </w:p>
    <w:p w:rsidR="00000000" w:rsidDel="00000000" w:rsidP="00000000" w:rsidRDefault="00000000" w:rsidRPr="00000000" w14:paraId="0000005A">
      <w:pPr>
        <w:jc w:val="right"/>
        <w:rPr>
          <w:rFonts w:ascii="Cambria" w:cs="Cambria" w:eastAsia="Cambria" w:hAnsi="Cambria"/>
        </w:rPr>
      </w:pPr>
      <w:r w:rsidDel="00000000" w:rsidR="00000000" w:rsidRPr="00000000">
        <w:rPr>
          <w:rtl w:val="0"/>
        </w:rPr>
      </w:r>
    </w:p>
    <w:p w:rsidR="00000000" w:rsidDel="00000000" w:rsidP="00000000" w:rsidRDefault="00000000" w:rsidRPr="00000000" w14:paraId="0000005B">
      <w:pPr>
        <w:jc w:val="right"/>
        <w:rPr>
          <w:rFonts w:ascii="Cambria" w:cs="Cambria" w:eastAsia="Cambria" w:hAnsi="Cambria"/>
        </w:rPr>
      </w:pPr>
      <w:r w:rsidDel="00000000" w:rsidR="00000000" w:rsidRPr="00000000">
        <w:rPr>
          <w:rtl w:val="0"/>
        </w:rPr>
      </w:r>
    </w:p>
    <w:p w:rsidR="00000000" w:rsidDel="00000000" w:rsidP="00000000" w:rsidRDefault="00000000" w:rsidRPr="00000000" w14:paraId="0000005C">
      <w:pPr>
        <w:jc w:val="right"/>
        <w:rPr>
          <w:rFonts w:ascii="Cambria" w:cs="Cambria" w:eastAsia="Cambria" w:hAnsi="Cambria"/>
        </w:rPr>
      </w:pPr>
      <w:r w:rsidDel="00000000" w:rsidR="00000000" w:rsidRPr="00000000">
        <w:rPr>
          <w:rtl w:val="0"/>
        </w:rPr>
      </w:r>
    </w:p>
    <w:p w:rsidR="00000000" w:rsidDel="00000000" w:rsidP="00000000" w:rsidRDefault="00000000" w:rsidRPr="00000000" w14:paraId="0000005D">
      <w:pPr>
        <w:jc w:val="right"/>
        <w:rPr>
          <w:rFonts w:ascii="Cambria" w:cs="Cambria" w:eastAsia="Cambria" w:hAnsi="Cambria"/>
        </w:rPr>
      </w:pPr>
      <w:r w:rsidDel="00000000" w:rsidR="00000000" w:rsidRPr="00000000">
        <w:rPr>
          <w:rtl w:val="0"/>
        </w:rPr>
      </w:r>
    </w:p>
    <w:p w:rsidR="00000000" w:rsidDel="00000000" w:rsidP="00000000" w:rsidRDefault="00000000" w:rsidRPr="00000000" w14:paraId="0000005E">
      <w:pPr>
        <w:jc w:val="right"/>
        <w:rPr>
          <w:rFonts w:ascii="Cambria" w:cs="Cambria" w:eastAsia="Cambria" w:hAnsi="Cambria"/>
        </w:rPr>
      </w:pPr>
      <w:r w:rsidDel="00000000" w:rsidR="00000000" w:rsidRPr="00000000">
        <w:rPr>
          <w:rtl w:val="0"/>
        </w:rPr>
      </w:r>
    </w:p>
    <w:p w:rsidR="00000000" w:rsidDel="00000000" w:rsidP="00000000" w:rsidRDefault="00000000" w:rsidRPr="00000000" w14:paraId="0000005F">
      <w:pPr>
        <w:jc w:val="right"/>
        <w:rPr>
          <w:rFonts w:ascii="Cambria" w:cs="Cambria" w:eastAsia="Cambria" w:hAnsi="Cambria"/>
        </w:rPr>
      </w:pPr>
      <w:r w:rsidDel="00000000" w:rsidR="00000000" w:rsidRPr="00000000">
        <w:rPr>
          <w:rtl w:val="0"/>
        </w:rPr>
      </w:r>
    </w:p>
    <w:p w:rsidR="00000000" w:rsidDel="00000000" w:rsidP="00000000" w:rsidRDefault="00000000" w:rsidRPr="00000000" w14:paraId="00000060">
      <w:pPr>
        <w:jc w:val="right"/>
        <w:rPr>
          <w:rFonts w:ascii="Cambria" w:cs="Cambria" w:eastAsia="Cambria" w:hAnsi="Cambria"/>
        </w:rPr>
      </w:pPr>
      <w:r w:rsidDel="00000000" w:rsidR="00000000" w:rsidRPr="00000000">
        <w:rPr>
          <w:rtl w:val="0"/>
        </w:rPr>
      </w:r>
    </w:p>
    <w:p w:rsidR="00000000" w:rsidDel="00000000" w:rsidP="00000000" w:rsidRDefault="00000000" w:rsidRPr="00000000" w14:paraId="00000061">
      <w:pPr>
        <w:jc w:val="right"/>
        <w:rPr>
          <w:rFonts w:ascii="Cambria" w:cs="Cambria" w:eastAsia="Cambria" w:hAnsi="Cambria"/>
        </w:rPr>
      </w:pPr>
      <w:r w:rsidDel="00000000" w:rsidR="00000000" w:rsidRPr="00000000">
        <w:rPr>
          <w:rtl w:val="0"/>
        </w:rPr>
      </w:r>
    </w:p>
    <w:p w:rsidR="00000000" w:rsidDel="00000000" w:rsidP="00000000" w:rsidRDefault="00000000" w:rsidRPr="00000000" w14:paraId="00000062">
      <w:pPr>
        <w:jc w:val="right"/>
        <w:rPr>
          <w:rFonts w:ascii="Cambria" w:cs="Cambria" w:eastAsia="Cambria" w:hAnsi="Cambria"/>
        </w:rPr>
      </w:pPr>
      <w:r w:rsidDel="00000000" w:rsidR="00000000" w:rsidRPr="00000000">
        <w:rPr>
          <w:rtl w:val="0"/>
        </w:rPr>
      </w:r>
    </w:p>
    <w:p w:rsidR="00000000" w:rsidDel="00000000" w:rsidP="00000000" w:rsidRDefault="00000000" w:rsidRPr="00000000" w14:paraId="00000063">
      <w:pPr>
        <w:jc w:val="right"/>
        <w:rPr>
          <w:rFonts w:ascii="Cambria" w:cs="Cambria" w:eastAsia="Cambria" w:hAnsi="Cambria"/>
        </w:rPr>
      </w:pPr>
      <w:r w:rsidDel="00000000" w:rsidR="00000000" w:rsidRPr="00000000">
        <w:rPr>
          <w:rtl w:val="0"/>
        </w:rPr>
      </w:r>
    </w:p>
    <w:p w:rsidR="00000000" w:rsidDel="00000000" w:rsidP="00000000" w:rsidRDefault="00000000" w:rsidRPr="00000000" w14:paraId="00000064">
      <w:pPr>
        <w:jc w:val="right"/>
        <w:rPr>
          <w:rFonts w:ascii="Cambria" w:cs="Cambria" w:eastAsia="Cambria" w:hAnsi="Cambria"/>
        </w:rPr>
      </w:pPr>
      <w:r w:rsidDel="00000000" w:rsidR="00000000" w:rsidRPr="00000000">
        <w:rPr>
          <w:rtl w:val="0"/>
        </w:rPr>
      </w:r>
    </w:p>
    <w:p w:rsidR="00000000" w:rsidDel="00000000" w:rsidP="00000000" w:rsidRDefault="00000000" w:rsidRPr="00000000" w14:paraId="00000065">
      <w:pPr>
        <w:jc w:val="right"/>
        <w:rPr>
          <w:rFonts w:ascii="Cambria" w:cs="Cambria" w:eastAsia="Cambria" w:hAnsi="Cambria"/>
        </w:rPr>
      </w:pPr>
      <w:r w:rsidDel="00000000" w:rsidR="00000000" w:rsidRPr="00000000">
        <w:rPr>
          <w:rtl w:val="0"/>
        </w:rPr>
      </w:r>
    </w:p>
    <w:p w:rsidR="00000000" w:rsidDel="00000000" w:rsidP="00000000" w:rsidRDefault="00000000" w:rsidRPr="00000000" w14:paraId="00000066">
      <w:pPr>
        <w:jc w:val="right"/>
        <w:rPr>
          <w:rFonts w:ascii="Cambria" w:cs="Cambria" w:eastAsia="Cambria" w:hAnsi="Cambria"/>
        </w:rPr>
      </w:pPr>
      <w:r w:rsidDel="00000000" w:rsidR="00000000" w:rsidRPr="00000000">
        <w:rPr>
          <w:rtl w:val="0"/>
        </w:rPr>
      </w:r>
    </w:p>
    <w:p w:rsidR="00000000" w:rsidDel="00000000" w:rsidP="00000000" w:rsidRDefault="00000000" w:rsidRPr="00000000" w14:paraId="00000067">
      <w:pPr>
        <w:jc w:val="right"/>
        <w:rPr>
          <w:rFonts w:ascii="Cambria" w:cs="Cambria" w:eastAsia="Cambria" w:hAnsi="Cambria"/>
        </w:rPr>
      </w:pPr>
      <w:r w:rsidDel="00000000" w:rsidR="00000000" w:rsidRPr="00000000">
        <w:rPr>
          <w:rtl w:val="0"/>
        </w:rPr>
      </w:r>
    </w:p>
    <w:p w:rsidR="00000000" w:rsidDel="00000000" w:rsidP="00000000" w:rsidRDefault="00000000" w:rsidRPr="00000000" w14:paraId="00000068">
      <w:pPr>
        <w:jc w:val="right"/>
        <w:rPr>
          <w:rFonts w:ascii="Cambria" w:cs="Cambria" w:eastAsia="Cambria" w:hAnsi="Cambria"/>
        </w:rPr>
      </w:pPr>
      <w:r w:rsidDel="00000000" w:rsidR="00000000" w:rsidRPr="00000000">
        <w:rPr>
          <w:rtl w:val="0"/>
        </w:rPr>
      </w:r>
    </w:p>
    <w:p w:rsidR="00000000" w:rsidDel="00000000" w:rsidP="00000000" w:rsidRDefault="00000000" w:rsidRPr="00000000" w14:paraId="00000069">
      <w:pPr>
        <w:jc w:val="right"/>
        <w:rPr>
          <w:rFonts w:ascii="Cambria" w:cs="Cambria" w:eastAsia="Cambria" w:hAnsi="Cambria"/>
        </w:rPr>
      </w:pPr>
      <w:r w:rsidDel="00000000" w:rsidR="00000000" w:rsidRPr="00000000">
        <w:rPr>
          <w:rtl w:val="0"/>
        </w:rPr>
      </w:r>
    </w:p>
    <w:p w:rsidR="00000000" w:rsidDel="00000000" w:rsidP="00000000" w:rsidRDefault="00000000" w:rsidRPr="00000000" w14:paraId="0000006A">
      <w:pPr>
        <w:jc w:val="right"/>
        <w:rPr>
          <w:rFonts w:ascii="Cambria" w:cs="Cambria" w:eastAsia="Cambria" w:hAnsi="Cambria"/>
        </w:rPr>
      </w:pPr>
      <w:r w:rsidDel="00000000" w:rsidR="00000000" w:rsidRPr="00000000">
        <w:rPr>
          <w:rtl w:val="0"/>
        </w:rPr>
      </w:r>
    </w:p>
    <w:p w:rsidR="00000000" w:rsidDel="00000000" w:rsidP="00000000" w:rsidRDefault="00000000" w:rsidRPr="00000000" w14:paraId="0000006B">
      <w:pPr>
        <w:jc w:val="right"/>
        <w:rPr>
          <w:rFonts w:ascii="Cambria" w:cs="Cambria" w:eastAsia="Cambria" w:hAnsi="Cambria"/>
        </w:rPr>
      </w:pPr>
      <w:r w:rsidDel="00000000" w:rsidR="00000000" w:rsidRPr="00000000">
        <w:rPr>
          <w:rtl w:val="0"/>
        </w:rPr>
      </w:r>
    </w:p>
    <w:p w:rsidR="00000000" w:rsidDel="00000000" w:rsidP="00000000" w:rsidRDefault="00000000" w:rsidRPr="00000000" w14:paraId="0000006C">
      <w:pPr>
        <w:jc w:val="right"/>
        <w:rPr>
          <w:rFonts w:ascii="Cambria" w:cs="Cambria" w:eastAsia="Cambria" w:hAnsi="Cambria"/>
        </w:rPr>
      </w:pPr>
      <w:r w:rsidDel="00000000" w:rsidR="00000000" w:rsidRPr="00000000">
        <w:rPr>
          <w:rtl w:val="0"/>
        </w:rPr>
      </w:r>
    </w:p>
    <w:p w:rsidR="00000000" w:rsidDel="00000000" w:rsidP="00000000" w:rsidRDefault="00000000" w:rsidRPr="00000000" w14:paraId="0000006D">
      <w:pPr>
        <w:jc w:val="right"/>
        <w:rPr>
          <w:rFonts w:ascii="Cambria" w:cs="Cambria" w:eastAsia="Cambria" w:hAnsi="Cambria"/>
        </w:rPr>
      </w:pPr>
      <w:r w:rsidDel="00000000" w:rsidR="00000000" w:rsidRPr="00000000">
        <w:rPr>
          <w:rtl w:val="0"/>
        </w:rPr>
      </w:r>
    </w:p>
    <w:p w:rsidR="00000000" w:rsidDel="00000000" w:rsidP="00000000" w:rsidRDefault="00000000" w:rsidRPr="00000000" w14:paraId="0000006E">
      <w:pPr>
        <w:jc w:val="right"/>
        <w:rPr>
          <w:rFonts w:ascii="Cambria" w:cs="Cambria" w:eastAsia="Cambria" w:hAnsi="Cambria"/>
        </w:rPr>
      </w:pPr>
      <w:r w:rsidDel="00000000" w:rsidR="00000000" w:rsidRPr="00000000">
        <w:rPr>
          <w:rtl w:val="0"/>
        </w:rPr>
      </w:r>
    </w:p>
    <w:p w:rsidR="00000000" w:rsidDel="00000000" w:rsidP="00000000" w:rsidRDefault="00000000" w:rsidRPr="00000000" w14:paraId="0000006F">
      <w:pPr>
        <w:jc w:val="right"/>
        <w:rPr>
          <w:rFonts w:ascii="Cambria" w:cs="Cambria" w:eastAsia="Cambria" w:hAnsi="Cambria"/>
        </w:rPr>
      </w:pPr>
      <w:r w:rsidDel="00000000" w:rsidR="00000000" w:rsidRPr="00000000">
        <w:rPr>
          <w:rtl w:val="0"/>
        </w:rPr>
      </w:r>
    </w:p>
    <w:p w:rsidR="00000000" w:rsidDel="00000000" w:rsidP="00000000" w:rsidRDefault="00000000" w:rsidRPr="00000000" w14:paraId="00000070">
      <w:pPr>
        <w:jc w:val="right"/>
        <w:rPr>
          <w:rFonts w:ascii="Cambria" w:cs="Cambria" w:eastAsia="Cambria" w:hAnsi="Cambria"/>
        </w:rPr>
      </w:pPr>
      <w:r w:rsidDel="00000000" w:rsidR="00000000" w:rsidRPr="00000000">
        <w:rPr>
          <w:rtl w:val="0"/>
        </w:rPr>
      </w:r>
    </w:p>
    <w:p w:rsidR="00000000" w:rsidDel="00000000" w:rsidP="00000000" w:rsidRDefault="00000000" w:rsidRPr="00000000" w14:paraId="00000071">
      <w:pPr>
        <w:jc w:val="right"/>
        <w:rPr>
          <w:rFonts w:ascii="Cambria" w:cs="Cambria" w:eastAsia="Cambria" w:hAnsi="Cambria"/>
        </w:rPr>
      </w:pPr>
      <w:r w:rsidDel="00000000" w:rsidR="00000000" w:rsidRPr="00000000">
        <w:rPr>
          <w:rtl w:val="0"/>
        </w:rPr>
      </w:r>
    </w:p>
    <w:p w:rsidR="00000000" w:rsidDel="00000000" w:rsidP="00000000" w:rsidRDefault="00000000" w:rsidRPr="00000000" w14:paraId="00000072">
      <w:pPr>
        <w:jc w:val="right"/>
        <w:rPr>
          <w:rFonts w:ascii="Cambria" w:cs="Cambria" w:eastAsia="Cambria" w:hAnsi="Cambria"/>
        </w:rPr>
      </w:pPr>
      <w:r w:rsidDel="00000000" w:rsidR="00000000" w:rsidRPr="00000000">
        <w:rPr>
          <w:rtl w:val="0"/>
        </w:rPr>
      </w:r>
    </w:p>
    <w:p w:rsidR="00000000" w:rsidDel="00000000" w:rsidP="00000000" w:rsidRDefault="00000000" w:rsidRPr="00000000" w14:paraId="00000073">
      <w:pPr>
        <w:jc w:val="right"/>
        <w:rPr>
          <w:rFonts w:ascii="Cambria" w:cs="Cambria" w:eastAsia="Cambria" w:hAnsi="Cambria"/>
        </w:rPr>
      </w:pPr>
      <w:r w:rsidDel="00000000" w:rsidR="00000000" w:rsidRPr="00000000">
        <w:rPr>
          <w:rtl w:val="0"/>
        </w:rPr>
      </w:r>
    </w:p>
    <w:p w:rsidR="00000000" w:rsidDel="00000000" w:rsidP="00000000" w:rsidRDefault="00000000" w:rsidRPr="00000000" w14:paraId="00000074">
      <w:pPr>
        <w:jc w:val="right"/>
        <w:rPr>
          <w:rFonts w:ascii="Cambria" w:cs="Cambria" w:eastAsia="Cambria" w:hAnsi="Cambria"/>
        </w:rPr>
      </w:pPr>
      <w:r w:rsidDel="00000000" w:rsidR="00000000" w:rsidRPr="00000000">
        <w:rPr>
          <w:rtl w:val="0"/>
        </w:rPr>
      </w:r>
    </w:p>
    <w:p w:rsidR="00000000" w:rsidDel="00000000" w:rsidP="00000000" w:rsidRDefault="00000000" w:rsidRPr="00000000" w14:paraId="00000075">
      <w:pPr>
        <w:jc w:val="right"/>
        <w:rPr>
          <w:ins w:author="Мария Исаева" w:id="18" w:date="2024-01-31T12:52:41Z"/>
          <w:rFonts w:ascii="Cambria" w:cs="Cambria" w:eastAsia="Cambria" w:hAnsi="Cambria"/>
        </w:rPr>
      </w:pPr>
      <w:ins w:author="Мария Исаева" w:id="18" w:date="2024-01-31T12:52:41Z">
        <w:r w:rsidDel="00000000" w:rsidR="00000000" w:rsidRPr="00000000">
          <w:rPr>
            <w:rtl w:val="0"/>
          </w:rPr>
        </w:r>
      </w:ins>
    </w:p>
    <w:p w:rsidR="00000000" w:rsidDel="00000000" w:rsidP="00000000" w:rsidRDefault="00000000" w:rsidRPr="00000000" w14:paraId="00000076">
      <w:pPr>
        <w:jc w:val="right"/>
        <w:rPr>
          <w:ins w:author="Мария Исаева" w:id="18" w:date="2024-01-31T12:52:41Z"/>
          <w:rFonts w:ascii="Cambria" w:cs="Cambria" w:eastAsia="Cambria" w:hAnsi="Cambria"/>
        </w:rPr>
      </w:pPr>
      <w:ins w:author="Мария Исаева" w:id="18" w:date="2024-01-31T12:52:41Z">
        <w:r w:rsidDel="00000000" w:rsidR="00000000" w:rsidRPr="00000000">
          <w:rPr>
            <w:rtl w:val="0"/>
          </w:rPr>
        </w:r>
      </w:ins>
    </w:p>
    <w:p w:rsidR="00000000" w:rsidDel="00000000" w:rsidP="00000000" w:rsidRDefault="00000000" w:rsidRPr="00000000" w14:paraId="00000077">
      <w:pPr>
        <w:jc w:val="right"/>
        <w:rPr>
          <w:ins w:author="Мария Исаева" w:id="18" w:date="2024-01-31T12:52:41Z"/>
          <w:rFonts w:ascii="Cambria" w:cs="Cambria" w:eastAsia="Cambria" w:hAnsi="Cambria"/>
        </w:rPr>
      </w:pPr>
      <w:ins w:author="Мария Исаева" w:id="18" w:date="2024-01-31T12:52:41Z">
        <w:r w:rsidDel="00000000" w:rsidR="00000000" w:rsidRPr="00000000">
          <w:rPr>
            <w:rtl w:val="0"/>
          </w:rPr>
        </w:r>
      </w:ins>
    </w:p>
    <w:p w:rsidR="00000000" w:rsidDel="00000000" w:rsidP="00000000" w:rsidRDefault="00000000" w:rsidRPr="00000000" w14:paraId="00000078">
      <w:pPr>
        <w:jc w:val="right"/>
        <w:rPr>
          <w:ins w:author="Мария Исаева" w:id="18" w:date="2024-01-31T12:52:41Z"/>
          <w:rFonts w:ascii="Cambria" w:cs="Cambria" w:eastAsia="Cambria" w:hAnsi="Cambria"/>
        </w:rPr>
      </w:pPr>
      <w:ins w:author="Мария Исаева" w:id="18" w:date="2024-01-31T12:52:41Z">
        <w:r w:rsidDel="00000000" w:rsidR="00000000" w:rsidRPr="00000000">
          <w:rPr>
            <w:rtl w:val="0"/>
          </w:rPr>
        </w:r>
      </w:ins>
    </w:p>
    <w:p w:rsidR="00000000" w:rsidDel="00000000" w:rsidP="00000000" w:rsidRDefault="00000000" w:rsidRPr="00000000" w14:paraId="00000079">
      <w:pPr>
        <w:jc w:val="right"/>
        <w:rPr>
          <w:ins w:author="Мария Исаева" w:id="18" w:date="2024-01-31T12:52:41Z"/>
          <w:rFonts w:ascii="Cambria" w:cs="Cambria" w:eastAsia="Cambria" w:hAnsi="Cambria"/>
        </w:rPr>
      </w:pPr>
      <w:ins w:author="Мария Исаева" w:id="18" w:date="2024-01-31T12:52:41Z">
        <w:r w:rsidDel="00000000" w:rsidR="00000000" w:rsidRPr="00000000">
          <w:rPr>
            <w:rtl w:val="0"/>
          </w:rPr>
        </w:r>
      </w:ins>
    </w:p>
    <w:p w:rsidR="00000000" w:rsidDel="00000000" w:rsidP="00000000" w:rsidRDefault="00000000" w:rsidRPr="00000000" w14:paraId="0000007A">
      <w:pPr>
        <w:jc w:val="right"/>
        <w:rPr>
          <w:ins w:author="Мария Исаева" w:id="18" w:date="2024-01-31T12:52:41Z"/>
          <w:rFonts w:ascii="Cambria" w:cs="Cambria" w:eastAsia="Cambria" w:hAnsi="Cambria"/>
        </w:rPr>
      </w:pPr>
      <w:ins w:author="Мария Исаева" w:id="18" w:date="2024-01-31T12:52:41Z">
        <w:r w:rsidDel="00000000" w:rsidR="00000000" w:rsidRPr="00000000">
          <w:rPr>
            <w:rtl w:val="0"/>
          </w:rPr>
        </w:r>
      </w:ins>
    </w:p>
    <w:p w:rsidR="00000000" w:rsidDel="00000000" w:rsidP="00000000" w:rsidRDefault="00000000" w:rsidRPr="00000000" w14:paraId="0000007B">
      <w:pPr>
        <w:jc w:val="right"/>
        <w:rPr>
          <w:ins w:author="Мария Исаева" w:id="18" w:date="2024-01-31T12:52:41Z"/>
          <w:rFonts w:ascii="Cambria" w:cs="Cambria" w:eastAsia="Cambria" w:hAnsi="Cambria"/>
        </w:rPr>
      </w:pPr>
      <w:ins w:author="Мария Исаева" w:id="18" w:date="2024-01-31T12:52:41Z">
        <w:r w:rsidDel="00000000" w:rsidR="00000000" w:rsidRPr="00000000">
          <w:rPr>
            <w:rtl w:val="0"/>
          </w:rPr>
        </w:r>
      </w:ins>
    </w:p>
    <w:p w:rsidR="00000000" w:rsidDel="00000000" w:rsidP="00000000" w:rsidRDefault="00000000" w:rsidRPr="00000000" w14:paraId="0000007C">
      <w:pPr>
        <w:jc w:val="right"/>
        <w:rPr>
          <w:ins w:author="Мария Исаева" w:id="18" w:date="2024-01-31T12:52:41Z"/>
          <w:rFonts w:ascii="Cambria" w:cs="Cambria" w:eastAsia="Cambria" w:hAnsi="Cambria"/>
        </w:rPr>
      </w:pPr>
      <w:ins w:author="Мария Исаева" w:id="18" w:date="2024-01-31T12:52:41Z">
        <w:r w:rsidDel="00000000" w:rsidR="00000000" w:rsidRPr="00000000">
          <w:rPr>
            <w:rtl w:val="0"/>
          </w:rPr>
        </w:r>
      </w:ins>
    </w:p>
    <w:p w:rsidR="00000000" w:rsidDel="00000000" w:rsidP="00000000" w:rsidRDefault="00000000" w:rsidRPr="00000000" w14:paraId="0000007D">
      <w:pPr>
        <w:jc w:val="right"/>
        <w:rPr>
          <w:ins w:author="Мария Исаева" w:id="18" w:date="2024-01-31T12:52:41Z"/>
          <w:rFonts w:ascii="Cambria" w:cs="Cambria" w:eastAsia="Cambria" w:hAnsi="Cambria"/>
        </w:rPr>
      </w:pPr>
      <w:ins w:author="Мария Исаева" w:id="18" w:date="2024-01-31T12:52:41Z">
        <w:r w:rsidDel="00000000" w:rsidR="00000000" w:rsidRPr="00000000">
          <w:rPr>
            <w:rtl w:val="0"/>
          </w:rPr>
        </w:r>
      </w:ins>
    </w:p>
    <w:p w:rsidR="00000000" w:rsidDel="00000000" w:rsidP="00000000" w:rsidRDefault="00000000" w:rsidRPr="00000000" w14:paraId="0000007E">
      <w:pPr>
        <w:jc w:val="right"/>
        <w:rPr>
          <w:ins w:author="Мария Исаева" w:id="18" w:date="2024-01-31T12:52:41Z"/>
          <w:rFonts w:ascii="Cambria" w:cs="Cambria" w:eastAsia="Cambria" w:hAnsi="Cambria"/>
        </w:rPr>
      </w:pPr>
      <w:ins w:author="Мария Исаева" w:id="18" w:date="2024-01-31T12:52:41Z">
        <w:r w:rsidDel="00000000" w:rsidR="00000000" w:rsidRPr="00000000">
          <w:rPr>
            <w:rtl w:val="0"/>
          </w:rPr>
        </w:r>
      </w:ins>
    </w:p>
    <w:p w:rsidR="00000000" w:rsidDel="00000000" w:rsidP="00000000" w:rsidRDefault="00000000" w:rsidRPr="00000000" w14:paraId="0000007F">
      <w:pPr>
        <w:jc w:val="right"/>
        <w:rPr>
          <w:rFonts w:ascii="Cambria" w:cs="Cambria" w:eastAsia="Cambria" w:hAnsi="Cambria"/>
        </w:rPr>
      </w:pPr>
      <w:r w:rsidDel="00000000" w:rsidR="00000000" w:rsidRPr="00000000">
        <w:rPr>
          <w:rFonts w:ascii="Cambria" w:cs="Cambria" w:eastAsia="Cambria" w:hAnsi="Cambria"/>
          <w:rtl w:val="0"/>
        </w:rPr>
        <w:t xml:space="preserve">Приложение 1</w:t>
      </w:r>
    </w:p>
    <w:p w:rsidR="00000000" w:rsidDel="00000000" w:rsidP="00000000" w:rsidRDefault="00000000" w:rsidRPr="00000000" w14:paraId="00000080">
      <w:pPr>
        <w:jc w:val="center"/>
        <w:rPr>
          <w:rFonts w:ascii="Cambria" w:cs="Cambria" w:eastAsia="Cambria" w:hAnsi="Cambria"/>
        </w:rPr>
      </w:pPr>
      <w:r w:rsidDel="00000000" w:rsidR="00000000" w:rsidRPr="00000000">
        <w:rPr>
          <w:rFonts w:ascii="Cambria" w:cs="Cambria" w:eastAsia="Cambria" w:hAnsi="Cambria"/>
          <w:rtl w:val="0"/>
        </w:rPr>
        <w:t xml:space="preserve">Как добавить себя в проект “ЗРС по утверждению оргполитик”</w:t>
      </w:r>
    </w:p>
    <w:p w:rsidR="00000000" w:rsidDel="00000000" w:rsidP="00000000" w:rsidRDefault="00000000" w:rsidRPr="00000000" w14:paraId="00000081">
      <w:pPr>
        <w:jc w:val="center"/>
        <w:rPr>
          <w:rFonts w:ascii="Cambria" w:cs="Cambria" w:eastAsia="Cambria" w:hAnsi="Cambria"/>
        </w:rPr>
      </w:pPr>
      <w:r w:rsidDel="00000000" w:rsidR="00000000" w:rsidRPr="00000000">
        <w:rPr>
          <w:rtl w:val="0"/>
        </w:rPr>
      </w:r>
    </w:p>
    <w:p w:rsidR="00000000" w:rsidDel="00000000" w:rsidP="00000000" w:rsidRDefault="00000000" w:rsidRPr="00000000" w14:paraId="00000082">
      <w:pPr>
        <w:numPr>
          <w:ilvl w:val="0"/>
          <w:numId w:val="2"/>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Нажать на левой панели управления кнопку “Группы”. Найти проект “ЗРС по утверждению оргполитики” и нажать на него</w:t>
        <w:br w:type="textWrapping"/>
      </w:r>
      <w:r w:rsidDel="00000000" w:rsidR="00000000" w:rsidRPr="00000000">
        <w:rPr>
          <w:rFonts w:ascii="Cambria" w:cs="Cambria" w:eastAsia="Cambria" w:hAnsi="Cambria"/>
        </w:rPr>
        <w:drawing>
          <wp:inline distB="114300" distT="114300" distL="114300" distR="114300">
            <wp:extent cx="5630228" cy="5724525"/>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630228" cy="57245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2"/>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Нажать на кнопку “Присоединиться к проекту”</w:t>
        <w:br w:type="textWrapping"/>
      </w:r>
      <w:r w:rsidDel="00000000" w:rsidR="00000000" w:rsidRPr="00000000">
        <w:rPr>
          <w:rFonts w:ascii="Cambria" w:cs="Cambria" w:eastAsia="Cambria" w:hAnsi="Cambria"/>
        </w:rPr>
        <w:drawing>
          <wp:inline distB="114300" distT="114300" distL="114300" distR="114300">
            <wp:extent cx="5939480" cy="32004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39480" cy="3200400"/>
                    </a:xfrm>
                    <a:prstGeom prst="rect"/>
                    <a:ln/>
                  </pic:spPr>
                </pic:pic>
              </a:graphicData>
            </a:graphic>
          </wp:inline>
        </w:drawing>
      </w:r>
      <w:r w:rsidDel="00000000" w:rsidR="00000000" w:rsidRPr="00000000">
        <w:rPr>
          <w:rFonts w:ascii="Cambria" w:cs="Cambria" w:eastAsia="Cambria" w:hAnsi="Cambria"/>
          <w:rtl w:val="0"/>
        </w:rPr>
        <w:t xml:space="preserve"> </w:t>
      </w:r>
    </w:p>
    <w:p w:rsidR="00000000" w:rsidDel="00000000" w:rsidP="00000000" w:rsidRDefault="00000000" w:rsidRPr="00000000" w14:paraId="00000084">
      <w:pPr>
        <w:numPr>
          <w:ilvl w:val="0"/>
          <w:numId w:val="2"/>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Перейти в уведомления - кнопка в виде колокольчика в правой панели управления. Нажать кнопку “Подключить папку”</w:t>
        <w:br w:type="textWrapping"/>
      </w:r>
      <w:r w:rsidDel="00000000" w:rsidR="00000000" w:rsidRPr="00000000">
        <w:rPr>
          <w:rFonts w:ascii="Cambria" w:cs="Cambria" w:eastAsia="Cambria" w:hAnsi="Cambria"/>
        </w:rPr>
        <w:drawing>
          <wp:inline distB="114300" distT="114300" distL="114300" distR="114300">
            <wp:extent cx="5939480" cy="1524000"/>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3948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86">
      <w:pPr>
        <w:ind w:left="720" w:firstLine="0"/>
        <w:jc w:val="both"/>
        <w:rPr>
          <w:rFonts w:ascii="Cambria" w:cs="Cambria" w:eastAsia="Cambria" w:hAnsi="Cambria"/>
        </w:rPr>
      </w:pPr>
      <w:r w:rsidDel="00000000" w:rsidR="00000000" w:rsidRPr="00000000">
        <w:rPr>
          <w:rFonts w:ascii="Cambria" w:cs="Cambria" w:eastAsia="Cambria" w:hAnsi="Cambria"/>
          <w:rtl w:val="0"/>
        </w:rPr>
        <w:t xml:space="preserve">Это все! Теперь при создании задачи на утверждение оргполитики у вас есть возможность указать проект в задаче. Это облегчит поиск утвержденных ЗРС по оргполитикам</w:t>
      </w:r>
    </w:p>
    <w:p w:rsidR="00000000" w:rsidDel="00000000" w:rsidP="00000000" w:rsidRDefault="00000000" w:rsidRPr="00000000" w14:paraId="00000087">
      <w:pPr>
        <w:jc w:val="right"/>
        <w:rPr>
          <w:rFonts w:ascii="Cambria" w:cs="Cambria" w:eastAsia="Cambria" w:hAnsi="Cambria"/>
        </w:rPr>
      </w:pPr>
      <w:r w:rsidDel="00000000" w:rsidR="00000000" w:rsidRPr="00000000">
        <w:rPr>
          <w:rtl w:val="0"/>
        </w:rPr>
      </w:r>
    </w:p>
    <w:p w:rsidR="00000000" w:rsidDel="00000000" w:rsidP="00000000" w:rsidRDefault="00000000" w:rsidRPr="00000000" w14:paraId="00000088">
      <w:pPr>
        <w:jc w:val="right"/>
        <w:rPr>
          <w:rFonts w:ascii="Cambria" w:cs="Cambria" w:eastAsia="Cambria" w:hAnsi="Cambria"/>
        </w:rPr>
      </w:pPr>
      <w:r w:rsidDel="00000000" w:rsidR="00000000" w:rsidRPr="00000000">
        <w:rPr>
          <w:rtl w:val="0"/>
        </w:rPr>
      </w:r>
    </w:p>
    <w:sectPr>
      <w:pgSz w:h="16838" w:w="11906" w:orient="portrait"/>
      <w:pgMar w:bottom="1134" w:top="1134" w:left="1701" w:right="851" w:header="709" w:footer="709"/>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Алексей Расин" w:id="7" w:date="2024-04-10T15:49:31Z">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тут есть вопрос, который задавала Аня, что значит выполнить правила? если правила по отправке образцов в течении недели, что бы было уже в Польше?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или правило по отправки иска на клиента и т.д. как проверить такое правило ?</w:t>
      </w:r>
    </w:p>
  </w:comment>
  <w:comment w:author="Алексей Расин" w:id="0" w:date="2024-04-10T15:29:34Z">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Если действовать согласно правила как проверить на понимание, то там только демонабор, через демонабор невозмождно проверить на выполнение, только на понимание</w:t>
      </w:r>
    </w:p>
  </w:comment>
  <w:comment w:author="Алексей Расин" w:id="6" w:date="2024-04-10T15:49:25Z">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Пункт 7 относится только к оргполитикам относящимся к одному посту? или ко всем оргполитикам.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Нужно ли использовать чек лист на понимание, или нужно проигрывать по ролям.</w:t>
      </w:r>
    </w:p>
  </w:comment>
  <w:comment w:author="Анна Логвиненко" w:id="5" w:date="2024-01-26T09:06:59Z">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вот именно поэтому и нужно проверять сразу на реальных исполнителях</w:t>
      </w:r>
    </w:p>
  </w:comment>
  <w:comment w:author="Алексей Расин" w:id="11" w:date="2024-04-10T15:58:21Z">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 если нет, то что ?</w:t>
      </w:r>
    </w:p>
  </w:comment>
  <w:comment w:author="Алексей Расин" w:id="9" w:date="2024-04-10T15:56:42Z">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Этот пункт как по мне идет в разрез с написанным, что они не отправляют на доработку , а вносят свои решения, какой смысл тогла согласовывать руководителю с составителем, если они уже внести свои решения</w:t>
      </w:r>
    </w:p>
  </w:comment>
  <w:comment w:author="Anonymous" w:id="2" w:date="2024-01-25T10:15:00Z">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во избежание вопросов, кто и как проверял работоспособность орг политики.</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 ЗРС на утверждение орг политики должны быть обязательно указаны лица, которые проигрывали данную орг политику.</w:t>
      </w:r>
    </w:p>
  </w:comment>
  <w:comment w:author="Anonymous" w:id="12" w:date="2024-01-25T10:14:44Z">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во избежание вопросов, кто и как проверял работоспособность орг политики.</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 ЗРС на утверждение орг политики должны быть обязательно указаны лица, которые проигрывали данную орг политику.</w:t>
      </w:r>
    </w:p>
  </w:comment>
  <w:comment w:author="Алексей Расин" w:id="4" w:date="2024-04-10T15:39:31Z">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Есть вопросы по демонстрации демонабором  и зарисовкой? а именно, что делать если сотрудник которому поставили эту задачу сделал неправильно зарисовку, или неправильно продемонстрировал на видео ?</w:t>
      </w:r>
    </w:p>
  </w:comment>
  <w:comment w:author="Анна Логвиненко" w:id="3" w:date="2024-01-26T09:05:06Z">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вот для интереса можно прям сейчас поставить всем задачу, проверить на понимание задачу на предоставление данных по ФП. Понятно написано - да, вообще без проблем, а можно ли это реально предоставить, то, что запрашивают в оргполитике - да кто это знает, кроме РО3 компаний. И толку, что все подтвердят, что понятно. Поэтому, нужно проверять на исполнителях.</w:t>
      </w:r>
    </w:p>
  </w:comment>
  <w:comment w:author="Анна Логвиненко" w:id="1" w:date="2024-01-26T09:01:53Z">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что значит дать выполнить правила? например, если это правило по сбору первички, то как мне понять, что логист его понимает? для того, чтобы получить подтверждение, нужно поставить задачу собрать например 5 комплектов документов полностью по правилу.</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Или например Правила выплаты зп на производстве. Это нужно, чтобы логист или РО4, например, или РО2, не важно, сам взял и начислил это в 1С. Но для этого нужны куча других знаний, как создать документ Производство и т.п.</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Или как подтвердит РО6, прочитав правила по инвентаризации, что он выполнимы? Для этого она должна их реально выполнить, провести инв, сделать видео, отписать документы, сверить журналы охраны и т.д а потом сама найти отклонения.</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Это нереально и не нужно, и на практике просто отписка. Так как в любой сфере нужны специальные знания.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Мое мнение и предложение - проверять на тех, кто это будет выполнять.</w:t>
      </w:r>
    </w:p>
  </w:comment>
  <w:comment w:author="Анна Логвиненко" w:id="10" w:date="2024-01-26T09:13:42Z">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нужно прописать, что делать, если кто-то не утверждает. Например, дает развернутые комментарии или сам предлагает решение.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 РО ПК все понятно, они если не хотят принимать - предлагают как изменить.</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 что происходит, если не принимает УК? Правильно было бы сделать так же. Не нравится - меняй и согласовывай, а не просто отклоняй. И тогда были бы единые правила для всех</w:t>
      </w:r>
    </w:p>
  </w:comment>
  <w:comment w:author="Анна Логвиненко" w:id="8" w:date="2024-01-26T09:08:24Z">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если есть п.11, то п.7-9 вообще предлагаю удалить полностью, мое мнение - это потеря времени</w:t>
      </w:r>
    </w:p>
  </w:comment>
  <w:comment w:author="Анна Логвиненко" w:id="13" w:date="2024-01-26T09:15:28Z">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тут такое же предложение - проверять на исполнителях. если оно будет принято - то нужно поменять везде</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RU"/>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color w:val="000000"/>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qQIxrXuE1g6NRVpjPq0eKw03JGcQRvVVlY39hN79JAM/edit" TargetMode="External"/><Relationship Id="rId10" Type="http://schemas.openxmlformats.org/officeDocument/2006/relationships/hyperlink" Target="https://docs.google.com/document/d/1GmwQQV_vhB2Py8UU5OQk-imt3qTIraVKyx35ia2bBWE/edit#heading=h.gjdgxs" TargetMode="External"/><Relationship Id="rId13" Type="http://schemas.openxmlformats.org/officeDocument/2006/relationships/image" Target="media/image5.png"/><Relationship Id="rId12" Type="http://schemas.openxmlformats.org/officeDocument/2006/relationships/hyperlink" Target="https://docs.google.com/document/d/1GmwQQV_vhB2Py8UU5OQk-imt3qTIraVKyx35ia2bBWE/edit#heading=h.gjdgx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document/d/1qQIxrXuE1g6NRVpjPq0eKw03JGcQRvVVlY39hN79JAM/edit" TargetMode="External"/><Relationship Id="rId15" Type="http://schemas.openxmlformats.org/officeDocument/2006/relationships/image" Target="media/image4.png"/><Relationship Id="rId14"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